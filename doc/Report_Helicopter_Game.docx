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FD505" w14:textId="71088E7F" w:rsidR="00BA1D5E" w:rsidRDefault="00610D25" w:rsidP="00E45DB8">
      <w:pPr>
        <w:pStyle w:val="Projects"/>
        <w:bidi w:val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3B0FE0" wp14:editId="7C093BD2">
            <wp:simplePos x="0" y="0"/>
            <wp:positionH relativeFrom="column">
              <wp:posOffset>812800</wp:posOffset>
            </wp:positionH>
            <wp:positionV relativeFrom="paragraph">
              <wp:posOffset>0</wp:posOffset>
            </wp:positionV>
            <wp:extent cx="4097867" cy="4097867"/>
            <wp:effectExtent l="0" t="0" r="0" b="0"/>
            <wp:wrapTopAndBottom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867" cy="4097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5338C" w14:textId="63444DD5" w:rsidR="00323377" w:rsidRPr="00610D25" w:rsidRDefault="00323377" w:rsidP="00323377">
      <w:pPr>
        <w:tabs>
          <w:tab w:val="left" w:pos="7213"/>
        </w:tabs>
        <w:bidi/>
        <w:jc w:val="center"/>
        <w:rPr>
          <w:rFonts w:ascii="Morabba Heavy" w:hAnsi="Morabba Heavy" w:cs="Morabba Heavy"/>
          <w:color w:val="000000" w:themeColor="text1"/>
          <w:sz w:val="44"/>
          <w:szCs w:val="44"/>
          <w:lang w:bidi="fa-IR"/>
        </w:rPr>
      </w:pPr>
      <w:r>
        <w:rPr>
          <w:rFonts w:ascii="Morabba Heavy" w:hAnsi="Morabba Heavy" w:cs="Morabba Heavy" w:hint="cs"/>
          <w:color w:val="000000" w:themeColor="text1"/>
          <w:sz w:val="44"/>
          <w:szCs w:val="44"/>
          <w:rtl/>
          <w:lang w:bidi="fa-IR"/>
        </w:rPr>
        <w:t>درس برنامه نویسی پیشرفته</w:t>
      </w:r>
    </w:p>
    <w:p w14:paraId="589C3496" w14:textId="60322DB0" w:rsidR="00FC3E14" w:rsidRPr="00610D25" w:rsidRDefault="00FC3E14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000000" w:themeColor="text1"/>
          <w:sz w:val="36"/>
          <w:szCs w:val="36"/>
          <w:rtl/>
          <w:lang w:bidi="fa-IR"/>
        </w:rPr>
      </w:pPr>
      <w:r w:rsidRPr="00610D25">
        <w:rPr>
          <w:rFonts w:ascii="Morabba Heavy" w:hAnsi="Morabba Heavy" w:cs="Morabba Heavy" w:hint="cs"/>
          <w:color w:val="000000" w:themeColor="text1"/>
          <w:sz w:val="36"/>
          <w:szCs w:val="36"/>
          <w:rtl/>
          <w:lang w:bidi="fa-IR"/>
        </w:rPr>
        <w:t>عنوان :</w:t>
      </w:r>
    </w:p>
    <w:p w14:paraId="3A06AD35" w14:textId="77777777" w:rsidR="00323377" w:rsidRPr="00610D25" w:rsidRDefault="00323377" w:rsidP="00323377">
      <w:pPr>
        <w:tabs>
          <w:tab w:val="left" w:pos="7213"/>
        </w:tabs>
        <w:rPr>
          <w:rFonts w:ascii="Morabba Heavy" w:hAnsi="Morabba Heavy" w:cs="Morabba Heavy"/>
          <w:color w:val="C00000"/>
          <w:sz w:val="36"/>
          <w:szCs w:val="36"/>
          <w:rtl/>
          <w:lang w:bidi="fa-IR"/>
        </w:rPr>
      </w:pPr>
    </w:p>
    <w:p w14:paraId="4F736D59" w14:textId="09B69233" w:rsidR="00BA1D5E" w:rsidRDefault="00641DCF" w:rsidP="00610D25">
      <w:pPr>
        <w:tabs>
          <w:tab w:val="left" w:pos="7213"/>
        </w:tabs>
        <w:bidi/>
        <w:jc w:val="center"/>
        <w:rPr>
          <w:rFonts w:ascii="Cambria" w:hAnsi="Cambria" w:cs="Morabba Heavy"/>
          <w:color w:val="C00000"/>
          <w:sz w:val="36"/>
          <w:szCs w:val="36"/>
          <w:rtl/>
          <w:lang w:bidi="fa-IR"/>
        </w:rPr>
      </w:pPr>
      <w:r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 xml:space="preserve">گزارش کار </w:t>
      </w:r>
      <w:r w:rsidR="00832F5C"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 xml:space="preserve">پروژه پیشرفته فاز </w:t>
      </w:r>
      <w:r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>1</w:t>
      </w:r>
    </w:p>
    <w:p w14:paraId="3C1370D7" w14:textId="0799BB8F" w:rsidR="00641DCF" w:rsidRPr="004E66E8" w:rsidRDefault="00641DCF" w:rsidP="00641DCF">
      <w:pPr>
        <w:tabs>
          <w:tab w:val="left" w:pos="7213"/>
        </w:tabs>
        <w:bidi/>
        <w:jc w:val="center"/>
        <w:rPr>
          <w:rFonts w:ascii="Cambria" w:hAnsi="Cambria" w:cs="Morabba Heavy"/>
          <w:color w:val="C00000"/>
          <w:sz w:val="36"/>
          <w:szCs w:val="36"/>
          <w:rtl/>
          <w:lang w:bidi="fa-IR"/>
        </w:rPr>
      </w:pPr>
      <w:r>
        <w:rPr>
          <w:rFonts w:ascii="Cambria" w:hAnsi="Cambria" w:cs="Morabba Heavy" w:hint="cs"/>
          <w:color w:val="C00000"/>
          <w:sz w:val="36"/>
          <w:szCs w:val="36"/>
          <w:rtl/>
          <w:lang w:bidi="fa-IR"/>
        </w:rPr>
        <w:t>بازی هلیکوپتر</w:t>
      </w:r>
    </w:p>
    <w:p w14:paraId="6D00790A" w14:textId="77777777" w:rsidR="00610D25" w:rsidRPr="00610D25" w:rsidRDefault="00610D25" w:rsidP="00610D25">
      <w:pPr>
        <w:tabs>
          <w:tab w:val="left" w:pos="7213"/>
        </w:tabs>
        <w:bidi/>
        <w:jc w:val="center"/>
        <w:rPr>
          <w:rFonts w:ascii="Morabba Heavy" w:hAnsi="Morabba Heavy" w:cs="Morabba Heavy"/>
          <w:color w:val="C00000"/>
          <w:sz w:val="36"/>
          <w:szCs w:val="36"/>
          <w:rtl/>
          <w:lang w:bidi="fa-IR"/>
        </w:rPr>
      </w:pPr>
    </w:p>
    <w:p w14:paraId="464B8691" w14:textId="725F6987" w:rsidR="00BA1D5E" w:rsidRPr="00FC3E14" w:rsidRDefault="0043718C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C00000"/>
          <w:rtl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نام دانشجو : </w:t>
      </w:r>
      <w:r w:rsidRPr="00FC3E14">
        <w:rPr>
          <w:rFonts w:ascii="Morabba Heavy" w:hAnsi="Morabba Heavy" w:cs="Morabba Heavy" w:hint="cs"/>
          <w:color w:val="C00000"/>
          <w:rtl/>
          <w:lang w:bidi="fa-IR"/>
        </w:rPr>
        <w:t>امیرمحمد نصیری</w:t>
      </w:r>
    </w:p>
    <w:p w14:paraId="51605EE5" w14:textId="20111091" w:rsidR="0043718C" w:rsidRPr="00FC3E14" w:rsidRDefault="0043718C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C00000"/>
          <w:rtl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شماره دانشجویی : </w:t>
      </w:r>
      <w:r w:rsidRPr="00FC3E14">
        <w:rPr>
          <w:rFonts w:ascii="Morabba Heavy" w:hAnsi="Morabba Heavy" w:cs="Morabba Heavy" w:hint="cs"/>
          <w:color w:val="C00000"/>
          <w:rtl/>
          <w:lang w:bidi="fa-IR"/>
        </w:rPr>
        <w:t>40012358043</w:t>
      </w:r>
    </w:p>
    <w:p w14:paraId="59208D06" w14:textId="46305A4F" w:rsidR="00FC3E14" w:rsidRDefault="0043718C" w:rsidP="00597E18">
      <w:pPr>
        <w:tabs>
          <w:tab w:val="left" w:pos="7213"/>
        </w:tabs>
        <w:bidi/>
        <w:jc w:val="left"/>
        <w:rPr>
          <w:rFonts w:ascii="Morabba Heavy" w:hAnsi="Morabba Heavy" w:cs="Morabba Heavy"/>
          <w:color w:val="C00000"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نام استاد : </w:t>
      </w:r>
      <w:r w:rsidRPr="00FC3E14">
        <w:rPr>
          <w:rFonts w:ascii="Morabba Heavy" w:hAnsi="Morabba Heavy" w:cs="Morabba Heavy" w:hint="cs"/>
          <w:color w:val="C00000"/>
          <w:rtl/>
          <w:lang w:bidi="fa-IR"/>
        </w:rPr>
        <w:t>استاد بطحائیان</w:t>
      </w:r>
    </w:p>
    <w:p w14:paraId="173A62E2" w14:textId="77777777" w:rsidR="00832F5C" w:rsidRPr="00610D25" w:rsidRDefault="00832F5C" w:rsidP="00832F5C">
      <w:pPr>
        <w:tabs>
          <w:tab w:val="left" w:pos="7213"/>
        </w:tabs>
        <w:bidi/>
        <w:rPr>
          <w:rFonts w:ascii="Morabba Heavy" w:hAnsi="Morabba Heavy" w:cs="Morabba Heavy"/>
          <w:color w:val="C00000"/>
          <w:lang w:bidi="fa-IR"/>
        </w:rPr>
      </w:pPr>
    </w:p>
    <w:p w14:paraId="577FCCB4" w14:textId="7A081F0B" w:rsidR="00553E04" w:rsidRDefault="00FC3E14" w:rsidP="00553E04">
      <w:pPr>
        <w:tabs>
          <w:tab w:val="left" w:pos="7213"/>
        </w:tabs>
        <w:bidi/>
        <w:jc w:val="center"/>
        <w:rPr>
          <w:rFonts w:ascii="Morabba Heavy" w:hAnsi="Morabba Heavy" w:cs="Morabba Heavy"/>
          <w:color w:val="000000" w:themeColor="text1"/>
          <w:rtl/>
          <w:lang w:bidi="fa-IR"/>
        </w:rPr>
      </w:pP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نیمسال تحصیلی اول 1402 </w:t>
      </w:r>
      <w:r w:rsidR="00610D25">
        <w:rPr>
          <w:rFonts w:ascii="Times New Roman" w:hAnsi="Times New Roman" w:cs="Times New Roman" w:hint="cs"/>
          <w:color w:val="000000" w:themeColor="text1"/>
          <w:rtl/>
          <w:lang w:bidi="fa-IR"/>
        </w:rPr>
        <w:t>–</w:t>
      </w:r>
      <w:r w:rsidRPr="00FC3E14">
        <w:rPr>
          <w:rFonts w:ascii="Morabba Heavy" w:hAnsi="Morabba Heavy" w:cs="Morabba Heavy" w:hint="cs"/>
          <w:color w:val="000000" w:themeColor="text1"/>
          <w:rtl/>
          <w:lang w:bidi="fa-IR"/>
        </w:rPr>
        <w:t xml:space="preserve"> 1403</w:t>
      </w:r>
    </w:p>
    <w:p w14:paraId="63C868D8" w14:textId="03350E06" w:rsidR="00641DCF" w:rsidRDefault="00641DC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  <w:r w:rsidRPr="008016DF">
        <w:rPr>
          <w:rFonts w:ascii="Morabba Heavy" w:hAnsi="Morabba Heavy" w:cs="Morabba Heavy" w:hint="cs"/>
          <w:color w:val="C00000"/>
          <w:sz w:val="32"/>
          <w:szCs w:val="32"/>
          <w:rtl/>
        </w:rPr>
        <w:lastRenderedPageBreak/>
        <w:t>فهرست</w:t>
      </w:r>
    </w:p>
    <w:p w14:paraId="2567BD98" w14:textId="17E139A7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366D8673" w14:textId="22CBA7E5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79F4C5EB" w14:textId="3E59BE62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13E992BE" w14:textId="02AF2E09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1585CCCA" w14:textId="490E19BB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3CFDFC31" w14:textId="76C0B4CC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59E4DD82" w14:textId="3C12B78B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351817E1" w14:textId="7858D80B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03651EE0" w14:textId="595E3B09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0F0BA2F0" w14:textId="4C767C6C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78900DA7" w14:textId="4968B861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51762CB1" w14:textId="3D9D58C5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58634892" w14:textId="73E3DC0F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077E0F2F" w14:textId="0A192890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0235CF6B" w14:textId="6562EAB3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1ED2C307" w14:textId="1690A08A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456B7C10" w14:textId="478358EA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14F6E074" w14:textId="5E0D74A4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4540A1C0" w14:textId="5B8A2B59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5EADE50C" w14:textId="5038F6E4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34647A7F" w14:textId="0DBC22AC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058ACD5F" w14:textId="38F5616C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38A730A5" w14:textId="0101FD91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44694C10" w14:textId="1697D7FC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5A459924" w14:textId="3B10D591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0FDDED33" w14:textId="4FE188FB" w:rsidR="008016DF" w:rsidRDefault="008016DF" w:rsidP="008016DF">
      <w:pPr>
        <w:pStyle w:val="Projects"/>
        <w:bidi w:val="0"/>
        <w:rPr>
          <w:rFonts w:ascii="Morabba Heavy" w:hAnsi="Morabba Heavy" w:cs="Morabba Heavy"/>
          <w:color w:val="C00000"/>
          <w:sz w:val="32"/>
          <w:szCs w:val="32"/>
          <w:rtl/>
        </w:rPr>
      </w:pPr>
    </w:p>
    <w:p w14:paraId="7266858D" w14:textId="50FA01BE" w:rsidR="00597E18" w:rsidRDefault="00597E18" w:rsidP="00597E18">
      <w:pPr>
        <w:pStyle w:val="a"/>
        <w:bidi/>
        <w:ind w:left="0"/>
        <w:jc w:val="left"/>
        <w:rPr>
          <w:color w:val="7030A0"/>
          <w:rtl/>
          <w:lang w:bidi="fa-IR"/>
        </w:rPr>
      </w:pPr>
      <w:r w:rsidRPr="00597E18">
        <w:rPr>
          <w:color w:val="7030A0"/>
          <w:rtl/>
          <w:lang w:bidi="fa-IR"/>
        </w:rPr>
        <w:lastRenderedPageBreak/>
        <w:fldChar w:fldCharType="begin"/>
      </w:r>
      <w:ins w:id="0" w:author="AmirMohammad Nasiri" w:date="2024-01-08T21:59:00Z">
        <w:r w:rsidR="00013FA4">
          <w:rPr>
            <w:color w:val="7030A0"/>
            <w:lang w:bidi="fa-IR"/>
          </w:rPr>
          <w:instrText>HYPERLINK</w:instrText>
        </w:r>
        <w:r w:rsidR="00013FA4">
          <w:rPr>
            <w:color w:val="7030A0"/>
            <w:rtl/>
            <w:lang w:bidi="fa-IR"/>
          </w:rPr>
          <w:instrText xml:space="preserve"> "</w:instrText>
        </w:r>
        <w:r w:rsidR="00013FA4">
          <w:rPr>
            <w:color w:val="7030A0"/>
            <w:lang w:bidi="fa-IR"/>
          </w:rPr>
          <w:instrText>https://github.com/AmirMoNasiri/Helicopter_Game</w:instrText>
        </w:r>
        <w:r w:rsidR="00013FA4">
          <w:rPr>
            <w:color w:val="7030A0"/>
            <w:rtl/>
            <w:lang w:bidi="fa-IR"/>
          </w:rPr>
          <w:instrText>"</w:instrText>
        </w:r>
      </w:ins>
      <w:del w:id="1" w:author="AmirMohammad Nasiri" w:date="2024-01-08T21:59:00Z">
        <w:r w:rsidRPr="00597E18" w:rsidDel="00013FA4">
          <w:rPr>
            <w:color w:val="7030A0"/>
            <w:rtl/>
            <w:lang w:bidi="fa-IR"/>
          </w:rPr>
          <w:delInstrText xml:space="preserve"> </w:delInstrText>
        </w:r>
        <w:r w:rsidRPr="00597E18" w:rsidDel="00013FA4">
          <w:rPr>
            <w:rFonts w:hint="eastAsia"/>
            <w:color w:val="7030A0"/>
            <w:lang w:bidi="fa-IR"/>
          </w:rPr>
          <w:delInstrText>HYPERLINK</w:delInstrText>
        </w:r>
        <w:r w:rsidRPr="00597E18" w:rsidDel="00013FA4">
          <w:rPr>
            <w:rFonts w:hint="eastAsia"/>
            <w:color w:val="7030A0"/>
            <w:rtl/>
            <w:lang w:bidi="fa-IR"/>
          </w:rPr>
          <w:delInstrText xml:space="preserve"> "</w:delInstrText>
        </w:r>
        <w:r w:rsidRPr="00597E18" w:rsidDel="00013FA4">
          <w:rPr>
            <w:rFonts w:hint="eastAsia"/>
            <w:color w:val="7030A0"/>
            <w:lang w:bidi="fa-IR"/>
          </w:rPr>
          <w:delInstrText>https://github.com/AmirMoNasiri/Airplane_Game</w:delInstrText>
        </w:r>
        <w:r w:rsidRPr="00597E18" w:rsidDel="00013FA4">
          <w:rPr>
            <w:rFonts w:hint="eastAsia"/>
            <w:color w:val="7030A0"/>
            <w:rtl/>
            <w:lang w:bidi="fa-IR"/>
          </w:rPr>
          <w:delInstrText>"</w:delInstrText>
        </w:r>
        <w:r w:rsidRPr="00597E18" w:rsidDel="00013FA4">
          <w:rPr>
            <w:color w:val="7030A0"/>
            <w:rtl/>
            <w:lang w:bidi="fa-IR"/>
          </w:rPr>
          <w:delInstrText xml:space="preserve"> </w:delInstrText>
        </w:r>
      </w:del>
      <w:ins w:id="2" w:author="AmirMohammad Nasiri" w:date="2024-01-08T21:59:00Z">
        <w:r w:rsidR="00013FA4" w:rsidRPr="00597E18">
          <w:rPr>
            <w:color w:val="7030A0"/>
            <w:rtl/>
            <w:lang w:bidi="fa-IR"/>
          </w:rPr>
        </w:r>
      </w:ins>
      <w:r w:rsidRPr="00597E18">
        <w:rPr>
          <w:color w:val="7030A0"/>
          <w:rtl/>
          <w:lang w:bidi="fa-IR"/>
        </w:rPr>
        <w:fldChar w:fldCharType="separate"/>
      </w:r>
      <w:r w:rsidRPr="00597E18">
        <w:rPr>
          <w:rStyle w:val="Hyperlink"/>
          <w:rFonts w:hint="eastAsia"/>
          <w:color w:val="7030A0"/>
          <w:rtl/>
          <w:lang w:bidi="fa-IR"/>
        </w:rPr>
        <w:t>ل</w:t>
      </w:r>
      <w:r w:rsidRPr="00597E18">
        <w:rPr>
          <w:rStyle w:val="Hyperlink"/>
          <w:rFonts w:hint="cs"/>
          <w:color w:val="7030A0"/>
          <w:rtl/>
          <w:lang w:bidi="fa-IR"/>
        </w:rPr>
        <w:t>ی</w:t>
      </w:r>
      <w:r w:rsidRPr="00597E18">
        <w:rPr>
          <w:rStyle w:val="Hyperlink"/>
          <w:rFonts w:hint="eastAsia"/>
          <w:color w:val="7030A0"/>
          <w:rtl/>
          <w:lang w:bidi="fa-IR"/>
        </w:rPr>
        <w:t>نک</w:t>
      </w:r>
      <w:r w:rsidRPr="00597E18">
        <w:rPr>
          <w:rStyle w:val="Hyperlink"/>
          <w:color w:val="7030A0"/>
          <w:rtl/>
          <w:lang w:bidi="fa-IR"/>
        </w:rPr>
        <w:t xml:space="preserve"> </w:t>
      </w:r>
      <w:r w:rsidRPr="00597E18">
        <w:rPr>
          <w:rStyle w:val="Hyperlink"/>
          <w:rFonts w:hint="eastAsia"/>
          <w:color w:val="7030A0"/>
          <w:rtl/>
          <w:lang w:bidi="fa-IR"/>
        </w:rPr>
        <w:t>گ</w:t>
      </w:r>
      <w:r w:rsidRPr="00597E18">
        <w:rPr>
          <w:rStyle w:val="Hyperlink"/>
          <w:rFonts w:hint="cs"/>
          <w:color w:val="7030A0"/>
          <w:rtl/>
          <w:lang w:bidi="fa-IR"/>
        </w:rPr>
        <w:t>ی</w:t>
      </w:r>
      <w:r w:rsidRPr="00597E18">
        <w:rPr>
          <w:rStyle w:val="Hyperlink"/>
          <w:rFonts w:hint="eastAsia"/>
          <w:color w:val="7030A0"/>
          <w:rtl/>
          <w:lang w:bidi="fa-IR"/>
        </w:rPr>
        <w:t>ت</w:t>
      </w:r>
      <w:r w:rsidRPr="00597E18">
        <w:rPr>
          <w:rStyle w:val="Hyperlink"/>
          <w:rFonts w:hint="eastAsia"/>
          <w:color w:val="7030A0"/>
          <w:rtl/>
          <w:lang w:bidi="fa-IR"/>
        </w:rPr>
        <w:t>‌هاب</w:t>
      </w:r>
      <w:r w:rsidRPr="00597E18">
        <w:rPr>
          <w:rStyle w:val="Hyperlink"/>
          <w:color w:val="7030A0"/>
          <w:rtl/>
          <w:lang w:bidi="fa-IR"/>
        </w:rPr>
        <w:t xml:space="preserve"> </w:t>
      </w:r>
      <w:r w:rsidRPr="00597E18">
        <w:rPr>
          <w:rStyle w:val="Hyperlink"/>
          <w:rFonts w:hint="eastAsia"/>
          <w:color w:val="7030A0"/>
          <w:rtl/>
          <w:lang w:bidi="fa-IR"/>
        </w:rPr>
        <w:t>پروژه</w:t>
      </w:r>
      <w:r w:rsidRPr="00597E18">
        <w:rPr>
          <w:color w:val="7030A0"/>
          <w:rtl/>
          <w:lang w:bidi="fa-IR"/>
        </w:rPr>
        <w:fldChar w:fldCharType="end"/>
      </w:r>
    </w:p>
    <w:p w14:paraId="694BB27B" w14:textId="77777777" w:rsidR="00597E18" w:rsidRPr="00597E18" w:rsidRDefault="00597E18" w:rsidP="00597E18">
      <w:pPr>
        <w:pStyle w:val="a"/>
        <w:bidi/>
        <w:ind w:left="0"/>
        <w:jc w:val="left"/>
        <w:rPr>
          <w:color w:val="7030A0"/>
          <w:rtl/>
          <w:lang w:bidi="fa-IR"/>
        </w:rPr>
      </w:pPr>
    </w:p>
    <w:p w14:paraId="0E6DD3AA" w14:textId="77777777" w:rsidR="00347479" w:rsidRDefault="00347479" w:rsidP="00597E18">
      <w:pPr>
        <w:pStyle w:val="a"/>
        <w:bidi/>
        <w:ind w:left="0"/>
        <w:jc w:val="left"/>
        <w:rPr>
          <w:ins w:id="3" w:author="AmirMohammad Nasiri" w:date="2024-01-08T21:50:00Z"/>
          <w:lang w:bidi="fa-IR"/>
        </w:rPr>
      </w:pPr>
    </w:p>
    <w:p w14:paraId="1C7C9426" w14:textId="77777777" w:rsidR="00347479" w:rsidRDefault="00347479" w:rsidP="00347479">
      <w:pPr>
        <w:pStyle w:val="a"/>
        <w:bidi/>
        <w:ind w:left="0"/>
        <w:jc w:val="left"/>
        <w:rPr>
          <w:ins w:id="4" w:author="AmirMohammad Nasiri" w:date="2024-01-08T21:50:00Z"/>
          <w:lang w:bidi="fa-IR"/>
        </w:rPr>
      </w:pPr>
    </w:p>
    <w:p w14:paraId="6AD2BFC4" w14:textId="77777777" w:rsidR="00347479" w:rsidRDefault="00347479" w:rsidP="00347479">
      <w:pPr>
        <w:pStyle w:val="a"/>
        <w:bidi/>
        <w:ind w:left="0"/>
        <w:jc w:val="left"/>
        <w:rPr>
          <w:ins w:id="5" w:author="AmirMohammad Nasiri" w:date="2024-01-08T21:50:00Z"/>
          <w:lang w:bidi="fa-IR"/>
        </w:rPr>
      </w:pPr>
    </w:p>
    <w:p w14:paraId="328FA32E" w14:textId="1D5BEE54" w:rsidR="00597E18" w:rsidRDefault="0061177E" w:rsidP="00347479">
      <w:pPr>
        <w:pStyle w:val="a"/>
        <w:bidi/>
        <w:ind w:left="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مقدم</w:t>
      </w:r>
      <w:r w:rsidR="00597E18">
        <w:rPr>
          <w:rFonts w:hint="cs"/>
          <w:rtl/>
          <w:lang w:bidi="fa-IR"/>
        </w:rPr>
        <w:t>ه</w:t>
      </w:r>
    </w:p>
    <w:p w14:paraId="12604991" w14:textId="0C0B03F6" w:rsidR="00171D8B" w:rsidRDefault="00171D8B" w:rsidP="00171D8B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شماره 3، پیاده سازی بازی </w:t>
      </w:r>
      <w:r>
        <w:rPr>
          <w:lang w:bidi="fa-IR"/>
        </w:rPr>
        <w:t>Helicopter</w:t>
      </w:r>
    </w:p>
    <w:p w14:paraId="1DA399AF" w14:textId="610A436B" w:rsidR="00171D8B" w:rsidRDefault="00171D8B" w:rsidP="00597E18">
      <w:pPr>
        <w:bidi/>
        <w:ind w:firstLine="72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هدف از انجام این بازی اصابت نکردن و جلوگیری از گذتشن هلیکوپترهای دشمن از محدوده مشخص است.</w:t>
      </w:r>
    </w:p>
    <w:p w14:paraId="61C94C11" w14:textId="33DCE04D" w:rsidR="00171D8B" w:rsidRDefault="00171D8B" w:rsidP="00597E18">
      <w:pPr>
        <w:bidi/>
        <w:ind w:firstLine="72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t xml:space="preserve">هر دشمن با </w:t>
      </w:r>
      <w:r>
        <w:rPr>
          <w:lang w:bidi="fa-IR"/>
        </w:rPr>
        <w:t>HP(Hit Point)</w:t>
      </w:r>
      <w:r>
        <w:rPr>
          <w:rFonts w:hint="cs"/>
          <w:rtl/>
          <w:lang w:bidi="fa-IR"/>
        </w:rPr>
        <w:t xml:space="preserve"> متفاوت وارد صفحه می‌شود و با اصابت یک گلوله یا برخورد با موانع صفحه از بین می‌رود.</w:t>
      </w:r>
    </w:p>
    <w:p w14:paraId="45CDE678" w14:textId="2C075DAF" w:rsidR="00171D8B" w:rsidRDefault="00171D8B" w:rsidP="00597E18">
      <w:pPr>
        <w:bidi/>
        <w:ind w:firstLine="720"/>
        <w:jc w:val="left"/>
        <w:rPr>
          <w:lang w:bidi="fa-IR"/>
        </w:rPr>
      </w:pPr>
      <w:r>
        <w:rPr>
          <w:rFonts w:hint="cs"/>
          <w:rtl/>
          <w:lang w:bidi="fa-IR"/>
        </w:rPr>
        <w:t>هلیکوپتر هر یک ثانیه یک شلیک می‌کند.</w:t>
      </w:r>
    </w:p>
    <w:p w14:paraId="31A1DF43" w14:textId="29FEDB44" w:rsidR="00597E18" w:rsidRDefault="00597E18" w:rsidP="00597E18">
      <w:pPr>
        <w:bidi/>
        <w:jc w:val="left"/>
        <w:rPr>
          <w:lang w:bidi="fa-IR"/>
        </w:rPr>
      </w:pPr>
    </w:p>
    <w:p w14:paraId="312E95F2" w14:textId="633B4160" w:rsidR="00597E18" w:rsidRDefault="00597E18" w:rsidP="00597E18">
      <w:pPr>
        <w:bidi/>
        <w:jc w:val="left"/>
        <w:rPr>
          <w:lang w:bidi="fa-IR"/>
        </w:rPr>
      </w:pPr>
    </w:p>
    <w:p w14:paraId="7347DF42" w14:textId="77777777" w:rsidR="00597E18" w:rsidRDefault="00597E18" w:rsidP="00597E18">
      <w:pPr>
        <w:bidi/>
        <w:jc w:val="left"/>
        <w:rPr>
          <w:rtl/>
          <w:lang w:bidi="fa-IR"/>
        </w:rPr>
      </w:pPr>
    </w:p>
    <w:p w14:paraId="22085CAE" w14:textId="35D84F03" w:rsidR="00171D8B" w:rsidRDefault="00171D8B" w:rsidP="00171D8B">
      <w:pPr>
        <w:bidi/>
        <w:jc w:val="left"/>
        <w:rPr>
          <w:rtl/>
          <w:lang w:bidi="fa-IR"/>
        </w:rPr>
      </w:pPr>
    </w:p>
    <w:p w14:paraId="465BEAB9" w14:textId="4F48A3BB" w:rsidR="00171D8B" w:rsidRDefault="00171D8B" w:rsidP="00171D8B">
      <w:pPr>
        <w:bidi/>
        <w:jc w:val="left"/>
        <w:rPr>
          <w:rtl/>
          <w:lang w:bidi="fa-IR"/>
        </w:rPr>
      </w:pPr>
    </w:p>
    <w:p w14:paraId="30BE25AF" w14:textId="09B881DF" w:rsidR="00171D8B" w:rsidRDefault="00171D8B" w:rsidP="00171D8B">
      <w:pPr>
        <w:bidi/>
        <w:jc w:val="left"/>
        <w:rPr>
          <w:rtl/>
          <w:lang w:bidi="fa-IR"/>
        </w:rPr>
      </w:pPr>
    </w:p>
    <w:p w14:paraId="065AEC95" w14:textId="6932B5D1" w:rsidR="00171D8B" w:rsidRDefault="00171D8B" w:rsidP="00171D8B">
      <w:pPr>
        <w:bidi/>
        <w:jc w:val="left"/>
        <w:rPr>
          <w:rtl/>
          <w:lang w:bidi="fa-IR"/>
        </w:rPr>
      </w:pPr>
    </w:p>
    <w:p w14:paraId="5975FAC6" w14:textId="1E2274B2" w:rsidR="00171D8B" w:rsidRDefault="00171D8B" w:rsidP="00171D8B">
      <w:pPr>
        <w:bidi/>
        <w:jc w:val="left"/>
        <w:rPr>
          <w:rtl/>
          <w:lang w:bidi="fa-IR"/>
        </w:rPr>
      </w:pPr>
    </w:p>
    <w:p w14:paraId="2AE38052" w14:textId="74BE9158" w:rsidR="00171D8B" w:rsidRDefault="00171D8B" w:rsidP="00171D8B">
      <w:pPr>
        <w:bidi/>
        <w:jc w:val="left"/>
        <w:rPr>
          <w:rtl/>
          <w:lang w:bidi="fa-IR"/>
        </w:rPr>
      </w:pPr>
    </w:p>
    <w:p w14:paraId="4DDAC8B7" w14:textId="5D52F61C" w:rsidR="00171D8B" w:rsidDel="00347479" w:rsidRDefault="00171D8B" w:rsidP="00171D8B">
      <w:pPr>
        <w:bidi/>
        <w:jc w:val="left"/>
        <w:rPr>
          <w:del w:id="6" w:author="AmirMohammad Nasiri" w:date="2024-01-08T21:50:00Z"/>
          <w:rtl/>
          <w:lang w:bidi="fa-IR"/>
        </w:rPr>
      </w:pPr>
    </w:p>
    <w:p w14:paraId="52B88403" w14:textId="0BAD39E4" w:rsidR="00171D8B" w:rsidDel="00347479" w:rsidRDefault="00171D8B" w:rsidP="00171D8B">
      <w:pPr>
        <w:bidi/>
        <w:jc w:val="left"/>
        <w:rPr>
          <w:del w:id="7" w:author="AmirMohammad Nasiri" w:date="2024-01-08T21:50:00Z"/>
          <w:rtl/>
          <w:lang w:bidi="fa-IR"/>
        </w:rPr>
      </w:pPr>
    </w:p>
    <w:p w14:paraId="0F92884B" w14:textId="03835C06" w:rsidR="00171D8B" w:rsidDel="00347479" w:rsidRDefault="00171D8B" w:rsidP="00171D8B">
      <w:pPr>
        <w:bidi/>
        <w:jc w:val="left"/>
        <w:rPr>
          <w:del w:id="8" w:author="AmirMohammad Nasiri" w:date="2024-01-08T21:50:00Z"/>
          <w:rtl/>
          <w:lang w:bidi="fa-IR"/>
        </w:rPr>
      </w:pPr>
    </w:p>
    <w:p w14:paraId="1768A3EE" w14:textId="246595FD" w:rsidR="00171D8B" w:rsidRDefault="00171D8B" w:rsidP="00171D8B">
      <w:pPr>
        <w:bidi/>
        <w:jc w:val="left"/>
        <w:rPr>
          <w:lang w:bidi="fa-IR"/>
        </w:rPr>
      </w:pPr>
    </w:p>
    <w:p w14:paraId="6837CB0C" w14:textId="58D6D9E1" w:rsidR="00171D8B" w:rsidRDefault="00171D8B" w:rsidP="00494C67">
      <w:pPr>
        <w:pStyle w:val="a"/>
        <w:bidi/>
        <w:ind w:left="0"/>
        <w:jc w:val="left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نقشه بازی</w:t>
      </w:r>
    </w:p>
    <w:p w14:paraId="149F61EF" w14:textId="77777777" w:rsidR="00494C67" w:rsidRDefault="00494C67" w:rsidP="00494C67">
      <w:pPr>
        <w:bidi/>
        <w:jc w:val="left"/>
        <w:rPr>
          <w:rtl/>
          <w:lang w:bidi="fa-IR"/>
        </w:rPr>
      </w:pPr>
    </w:p>
    <w:p w14:paraId="1A8D3FA4" w14:textId="37CF2675" w:rsidR="009F2659" w:rsidRDefault="00494C67" w:rsidP="009F2659">
      <w:pPr>
        <w:bidi/>
        <w:jc w:val="left"/>
        <w:rPr>
          <w:rtl/>
          <w:lang w:bidi="fa-IR"/>
        </w:rPr>
      </w:pPr>
      <w:r>
        <w:rPr>
          <w:rtl/>
          <w:lang w:bidi="fa-IR"/>
        </w:rPr>
        <w:tab/>
      </w:r>
      <w:r>
        <w:rPr>
          <w:rFonts w:hint="cs"/>
          <w:rtl/>
          <w:lang w:bidi="fa-IR"/>
        </w:rPr>
        <w:t>وقتی</w:t>
      </w:r>
      <w:r w:rsidR="009F2659">
        <w:rPr>
          <w:rFonts w:hint="cs"/>
          <w:rtl/>
          <w:lang w:bidi="fa-IR"/>
        </w:rPr>
        <w:t xml:space="preserve"> کاربر برنامه را اجرا می‌کند صفحه بازی چاپ می‌شود و مکان هلیکوپتر، دشمنان و موانع مشخص است. با هر حرکت کاربر همه اشیا داخل صفحه بروزرسانی می‌شود. </w:t>
      </w:r>
    </w:p>
    <w:p w14:paraId="672171BA" w14:textId="7F31831D" w:rsidR="009F2659" w:rsidRPr="00171D8B" w:rsidRDefault="009F2659" w:rsidP="00494C67">
      <w:pPr>
        <w:bidi/>
        <w:jc w:val="left"/>
        <w:rPr>
          <w:rFonts w:hint="cs"/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anchor distT="0" distB="0" distL="114300" distR="114300" simplePos="0" relativeHeight="251659264" behindDoc="0" locked="0" layoutInCell="1" allowOverlap="1" wp14:anchorId="297FDB6F" wp14:editId="21E9947C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4682490"/>
            <wp:effectExtent l="0" t="0" r="254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47981" w14:textId="17490645" w:rsidR="008016DF" w:rsidRDefault="008016DF" w:rsidP="009F2659">
      <w:pPr>
        <w:bidi/>
        <w:jc w:val="left"/>
        <w:rPr>
          <w:rFonts w:hint="cs"/>
          <w:rtl/>
          <w:lang w:bidi="fa-IR"/>
        </w:rPr>
      </w:pPr>
      <w:r>
        <w:rPr>
          <w:rFonts w:hint="cs"/>
          <w:rtl/>
        </w:rPr>
        <w:t xml:space="preserve"> </w:t>
      </w:r>
      <w:r w:rsidR="009F2659">
        <w:rPr>
          <w:rFonts w:hint="cs"/>
          <w:rtl/>
          <w:lang w:bidi="fa-IR"/>
        </w:rPr>
        <w:t xml:space="preserve">علامت </w:t>
      </w:r>
      <w:r w:rsidR="009F2659">
        <w:rPr>
          <w:lang w:bidi="fa-IR"/>
        </w:rPr>
        <w:t>H</w:t>
      </w:r>
      <w:r w:rsidR="009F2659">
        <w:rPr>
          <w:rFonts w:hint="cs"/>
          <w:rtl/>
          <w:lang w:bidi="fa-IR"/>
        </w:rPr>
        <w:t xml:space="preserve"> نشان دهنده موقعیت هلیکوپتر کاربر، علامت # موانع و </w:t>
      </w:r>
      <w:r w:rsidR="009F2659">
        <w:rPr>
          <w:lang w:bidi="fa-IR"/>
        </w:rPr>
        <w:t>h</w:t>
      </w:r>
      <w:r w:rsidR="009F2659">
        <w:rPr>
          <w:rFonts w:hint="cs"/>
          <w:rtl/>
          <w:lang w:bidi="fa-IR"/>
        </w:rPr>
        <w:t xml:space="preserve"> هلیکوپتر‌های دشمن هستند.</w:t>
      </w:r>
    </w:p>
    <w:p w14:paraId="045CB54D" w14:textId="7F7BEFF0" w:rsidR="009F2659" w:rsidRDefault="009F2659" w:rsidP="009F2659">
      <w:pPr>
        <w:bidi/>
        <w:jc w:val="left"/>
        <w:rPr>
          <w:rtl/>
          <w:lang w:bidi="fa-IR"/>
        </w:rPr>
      </w:pPr>
      <w:r>
        <w:rPr>
          <w:rFonts w:hint="cs"/>
          <w:rtl/>
          <w:lang w:bidi="fa-IR"/>
        </w:rPr>
        <w:t>در هر بازی کاربر 3 جان(</w:t>
      </w:r>
      <w:r>
        <w:rPr>
          <w:lang w:bidi="fa-IR"/>
        </w:rPr>
        <w:t>Health</w:t>
      </w:r>
      <w:r>
        <w:rPr>
          <w:rFonts w:hint="cs"/>
          <w:rtl/>
          <w:lang w:bidi="fa-IR"/>
        </w:rPr>
        <w:t>) دارد که همراه با امتیاز(</w:t>
      </w:r>
      <w:r>
        <w:rPr>
          <w:lang w:bidi="fa-IR"/>
        </w:rPr>
        <w:t>Point</w:t>
      </w:r>
      <w:r>
        <w:rPr>
          <w:rFonts w:hint="cs"/>
          <w:rtl/>
          <w:lang w:bidi="fa-IR"/>
        </w:rPr>
        <w:t>) در بالای نقشه چاپ می‌شود.</w:t>
      </w:r>
    </w:p>
    <w:p w14:paraId="50B0D182" w14:textId="2A6243DE" w:rsidR="009F2659" w:rsidRDefault="009F2659" w:rsidP="009F2659">
      <w:pPr>
        <w:bidi/>
        <w:jc w:val="left"/>
        <w:rPr>
          <w:rtl/>
          <w:lang w:bidi="fa-IR"/>
        </w:rPr>
      </w:pPr>
    </w:p>
    <w:p w14:paraId="1002137B" w14:textId="504D9248" w:rsidR="009F2659" w:rsidRDefault="009F2659" w:rsidP="009F2659">
      <w:pPr>
        <w:pStyle w:val="a"/>
        <w:bidi/>
        <w:ind w:left="0"/>
        <w:jc w:val="left"/>
        <w:rPr>
          <w:noProof/>
          <w:rtl/>
          <w:lang w:val="fa-IR" w:bidi="fa-IR"/>
        </w:rPr>
      </w:pPr>
      <w:r>
        <w:rPr>
          <w:rFonts w:hint="cs"/>
          <w:rtl/>
          <w:lang w:bidi="fa-IR"/>
        </w:rPr>
        <w:lastRenderedPageBreak/>
        <w:t>کد برنامه</w:t>
      </w:r>
    </w:p>
    <w:p w14:paraId="0A128C74" w14:textId="77777777" w:rsidR="00B568E4" w:rsidRDefault="00B568E4" w:rsidP="00B568E4">
      <w:pPr>
        <w:bidi/>
        <w:jc w:val="left"/>
        <w:rPr>
          <w:ins w:id="9" w:author="AmirMohammad Nasiri" w:date="2024-01-08T21:10:00Z"/>
          <w:lang w:bidi="fa-IR"/>
        </w:rPr>
      </w:pPr>
    </w:p>
    <w:p w14:paraId="4A0A763B" w14:textId="77777777" w:rsidR="00B568E4" w:rsidRPr="007D193E" w:rsidRDefault="00B568E4" w:rsidP="00B568E4">
      <w:pPr>
        <w:bidi/>
        <w:jc w:val="left"/>
        <w:rPr>
          <w:ins w:id="10" w:author="AmirMohammad Nasiri" w:date="2024-01-08T21:11:00Z"/>
          <w:color w:val="7030A0"/>
          <w:sz w:val="36"/>
          <w:szCs w:val="36"/>
          <w:lang w:bidi="fa-IR"/>
          <w:rPrChange w:id="11" w:author="AmirMohammad Nasiri" w:date="2024-01-08T21:29:00Z">
            <w:rPr>
              <w:ins w:id="12" w:author="AmirMohammad Nasiri" w:date="2024-01-08T21:11:00Z"/>
              <w:lang w:bidi="fa-IR"/>
            </w:rPr>
          </w:rPrChange>
        </w:rPr>
      </w:pPr>
      <w:ins w:id="13" w:author="AmirMohammad Nasiri" w:date="2024-01-08T21:10:00Z">
        <w:r w:rsidRPr="007D193E">
          <w:rPr>
            <w:rFonts w:hint="cs"/>
            <w:color w:val="7030A0"/>
            <w:sz w:val="36"/>
            <w:szCs w:val="36"/>
            <w:rtl/>
            <w:lang w:bidi="fa-IR"/>
            <w:rPrChange w:id="14" w:author="AmirMohammad Nasiri" w:date="2024-01-08T21:29:00Z">
              <w:rPr>
                <w:rFonts w:hint="cs"/>
                <w:rtl/>
                <w:lang w:bidi="fa-IR"/>
              </w:rPr>
            </w:rPrChange>
          </w:rPr>
          <w:t>فایل های پوش</w:t>
        </w:r>
      </w:ins>
      <w:ins w:id="15" w:author="AmirMohammad Nasiri" w:date="2024-01-08T21:11:00Z">
        <w:r w:rsidRPr="007D193E">
          <w:rPr>
            <w:rFonts w:hint="cs"/>
            <w:color w:val="7030A0"/>
            <w:sz w:val="36"/>
            <w:szCs w:val="36"/>
            <w:rtl/>
            <w:lang w:bidi="fa-IR"/>
            <w:rPrChange w:id="16" w:author="AmirMohammad Nasiri" w:date="2024-01-08T21:29:00Z">
              <w:rPr>
                <w:rFonts w:hint="cs"/>
                <w:rtl/>
                <w:lang w:bidi="fa-IR"/>
              </w:rPr>
            </w:rPrChange>
          </w:rPr>
          <w:t xml:space="preserve">ه </w:t>
        </w:r>
        <w:r w:rsidRPr="007D193E">
          <w:rPr>
            <w:color w:val="7030A0"/>
            <w:sz w:val="36"/>
            <w:szCs w:val="36"/>
            <w:lang w:bidi="fa-IR"/>
            <w:rPrChange w:id="17" w:author="AmirMohammad Nasiri" w:date="2024-01-08T21:29:00Z">
              <w:rPr>
                <w:lang w:bidi="fa-IR"/>
              </w:rPr>
            </w:rPrChange>
          </w:rPr>
          <w:t>include</w:t>
        </w:r>
      </w:ins>
    </w:p>
    <w:p w14:paraId="2CF080DD" w14:textId="77777777" w:rsidR="00B568E4" w:rsidRDefault="00B568E4" w:rsidP="00B568E4">
      <w:pPr>
        <w:bidi/>
        <w:jc w:val="left"/>
        <w:rPr>
          <w:ins w:id="18" w:author="AmirMohammad Nasiri" w:date="2024-01-08T21:11:00Z"/>
          <w:lang w:bidi="fa-IR"/>
        </w:rPr>
      </w:pPr>
    </w:p>
    <w:p w14:paraId="08645540" w14:textId="77777777" w:rsidR="00B568E4" w:rsidRDefault="00B568E4" w:rsidP="00B568E4">
      <w:pPr>
        <w:bidi/>
        <w:jc w:val="left"/>
        <w:rPr>
          <w:ins w:id="19" w:author="AmirMohammad Nasiri" w:date="2024-01-08T21:11:00Z"/>
          <w:lang w:bidi="fa-IR"/>
        </w:rPr>
      </w:pPr>
      <w:ins w:id="20" w:author="AmirMohammad Nasiri" w:date="2024-01-08T21:11:00Z">
        <w:r>
          <w:rPr>
            <w:lang w:bidi="fa-IR"/>
          </w:rPr>
          <w:tab/>
        </w:r>
        <w:r>
          <w:rPr>
            <w:rFonts w:hint="cs"/>
            <w:rtl/>
            <w:lang w:bidi="fa-IR"/>
          </w:rPr>
          <w:t xml:space="preserve">فایل </w:t>
        </w:r>
        <w:r>
          <w:rPr>
            <w:lang w:bidi="fa-IR"/>
          </w:rPr>
          <w:t>map.hpp</w:t>
        </w:r>
      </w:ins>
    </w:p>
    <w:p w14:paraId="4A4A9F1F" w14:textId="562985EB" w:rsidR="00B568E4" w:rsidDel="00B568E4" w:rsidRDefault="00B568E4" w:rsidP="00B568E4">
      <w:pPr>
        <w:bidi/>
        <w:ind w:left="1440"/>
        <w:jc w:val="left"/>
        <w:rPr>
          <w:del w:id="21" w:author="AmirMohammad Nasiri" w:date="2024-01-08T21:10:00Z"/>
          <w:rtl/>
          <w:lang w:bidi="fa-IR"/>
        </w:rPr>
      </w:pPr>
      <w:ins w:id="22" w:author="AmirMohammad Nasiri" w:date="2024-01-08T21:12:00Z">
        <w:r>
          <w:rPr>
            <w:rFonts w:hint="cs"/>
            <w:rtl/>
            <w:lang w:bidi="fa-IR"/>
          </w:rPr>
          <w:t xml:space="preserve">کلاس </w:t>
        </w:r>
        <w:r>
          <w:rPr>
            <w:lang w:bidi="fa-IR"/>
          </w:rPr>
          <w:t>map</w:t>
        </w:r>
        <w:r>
          <w:rPr>
            <w:rFonts w:hint="cs"/>
            <w:rtl/>
            <w:lang w:bidi="fa-IR"/>
          </w:rPr>
          <w:t xml:space="preserve"> که برای صفحه بازی می‌باشد که آرایه ای از کاراکترهاست</w:t>
        </w:r>
      </w:ins>
      <w:ins w:id="23" w:author="AmirMohammad Nasiri" w:date="2024-01-08T21:13:00Z">
        <w:r>
          <w:rPr>
            <w:rFonts w:hint="cs"/>
            <w:rtl/>
            <w:lang w:bidi="fa-IR"/>
          </w:rPr>
          <w:t>.</w:t>
        </w:r>
      </w:ins>
    </w:p>
    <w:p w14:paraId="1203600F" w14:textId="6F29BB32" w:rsidR="00B568E4" w:rsidRDefault="00B568E4" w:rsidP="00B568E4">
      <w:pPr>
        <w:bidi/>
        <w:ind w:left="1440"/>
        <w:jc w:val="left"/>
        <w:rPr>
          <w:ins w:id="24" w:author="AmirMohammad Nasiri" w:date="2024-01-08T21:13:00Z"/>
          <w:rtl/>
          <w:lang w:bidi="fa-IR"/>
        </w:rPr>
      </w:pPr>
    </w:p>
    <w:p w14:paraId="2EFF52B1" w14:textId="1645C41D" w:rsidR="00B568E4" w:rsidRDefault="00B568E4" w:rsidP="00B568E4">
      <w:pPr>
        <w:bidi/>
        <w:ind w:left="1440"/>
        <w:jc w:val="left"/>
        <w:rPr>
          <w:ins w:id="25" w:author="AmirMohammad Nasiri" w:date="2024-01-08T21:14:00Z"/>
          <w:rtl/>
          <w:lang w:bidi="fa-IR"/>
        </w:rPr>
      </w:pPr>
      <w:ins w:id="26" w:author="AmirMohammad Nasiri" w:date="2024-01-08T21:13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BuildMyHelicopter</w:t>
        </w:r>
        <w:proofErr w:type="spellEnd"/>
        <w:r>
          <w:rPr>
            <w:rFonts w:hint="cs"/>
            <w:rtl/>
            <w:lang w:bidi="fa-IR"/>
          </w:rPr>
          <w:t xml:space="preserve"> یک مکان تصادفی در صفحه </w:t>
        </w:r>
      </w:ins>
      <w:ins w:id="27" w:author="AmirMohammad Nasiri" w:date="2024-01-08T21:14:00Z">
        <w:r>
          <w:rPr>
            <w:rFonts w:hint="cs"/>
            <w:rtl/>
            <w:lang w:bidi="fa-IR"/>
          </w:rPr>
          <w:t>برای هلیکوپتر کاربر انتخاب می‌کند.</w:t>
        </w:r>
      </w:ins>
    </w:p>
    <w:p w14:paraId="0D815A2A" w14:textId="79534A6F" w:rsidR="00B568E4" w:rsidRDefault="00B568E4" w:rsidP="00B568E4">
      <w:pPr>
        <w:bidi/>
        <w:ind w:left="1440"/>
        <w:jc w:val="left"/>
        <w:rPr>
          <w:ins w:id="28" w:author="AmirMohammad Nasiri" w:date="2024-01-08T21:19:00Z"/>
          <w:rtl/>
          <w:lang w:bidi="fa-IR"/>
        </w:rPr>
      </w:pPr>
      <w:ins w:id="29" w:author="AmirMohammad Nasiri" w:date="2024-01-08T21:14:00Z">
        <w:r>
          <w:rPr>
            <w:rFonts w:hint="cs"/>
            <w:rtl/>
            <w:lang w:bidi="fa-IR"/>
          </w:rPr>
          <w:t xml:space="preserve">تابع </w:t>
        </w:r>
      </w:ins>
      <w:proofErr w:type="spellStart"/>
      <w:ins w:id="30" w:author="AmirMohammad Nasiri" w:date="2024-01-08T21:18:00Z">
        <w:r w:rsidR="00E6581D">
          <w:rPr>
            <w:lang w:bidi="fa-IR"/>
          </w:rPr>
          <w:t>BuildEnemiesHelicopter</w:t>
        </w:r>
        <w:proofErr w:type="spellEnd"/>
        <w:r w:rsidR="00E6581D">
          <w:rPr>
            <w:rFonts w:hint="cs"/>
            <w:rtl/>
            <w:lang w:bidi="fa-IR"/>
          </w:rPr>
          <w:t xml:space="preserve"> برای هلیکوپترهای دشمن </w:t>
        </w:r>
      </w:ins>
      <w:ins w:id="31" w:author="AmirMohammad Nasiri" w:date="2024-01-08T21:19:00Z">
        <w:r w:rsidR="00E6581D">
          <w:rPr>
            <w:rFonts w:hint="cs"/>
            <w:rtl/>
            <w:lang w:bidi="fa-IR"/>
          </w:rPr>
          <w:t xml:space="preserve">مکان های تصادفی انتخاب می‌کند و کاراکتر </w:t>
        </w:r>
        <w:r w:rsidR="00E6581D">
          <w:rPr>
            <w:lang w:bidi="fa-IR"/>
          </w:rPr>
          <w:t>h</w:t>
        </w:r>
        <w:r w:rsidR="00E6581D">
          <w:rPr>
            <w:rFonts w:hint="cs"/>
            <w:rtl/>
            <w:lang w:bidi="fa-IR"/>
          </w:rPr>
          <w:t xml:space="preserve"> در درایه ماتریس قرار می‌دهد.</w:t>
        </w:r>
      </w:ins>
    </w:p>
    <w:p w14:paraId="0B5B7924" w14:textId="721D2899" w:rsidR="00E6581D" w:rsidRDefault="00E6581D" w:rsidP="00E6581D">
      <w:pPr>
        <w:bidi/>
        <w:ind w:left="1440"/>
        <w:jc w:val="left"/>
        <w:rPr>
          <w:ins w:id="32" w:author="AmirMohammad Nasiri" w:date="2024-01-08T21:20:00Z"/>
          <w:rtl/>
          <w:lang w:bidi="fa-IR"/>
        </w:rPr>
      </w:pPr>
      <w:ins w:id="33" w:author="AmirMohammad Nasiri" w:date="2024-01-08T21:19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PrintGame</w:t>
        </w:r>
        <w:proofErr w:type="spellEnd"/>
        <w:r>
          <w:rPr>
            <w:rFonts w:hint="cs"/>
            <w:rtl/>
            <w:lang w:bidi="fa-IR"/>
          </w:rPr>
          <w:t xml:space="preserve"> </w:t>
        </w:r>
      </w:ins>
      <w:ins w:id="34" w:author="AmirMohammad Nasiri" w:date="2024-01-08T21:20:00Z">
        <w:r>
          <w:rPr>
            <w:rFonts w:hint="cs"/>
            <w:rtl/>
            <w:lang w:bidi="fa-IR"/>
          </w:rPr>
          <w:t>صفحه بازی را همراه کاراکترهای بازی چاپ می‌کند.</w:t>
        </w:r>
      </w:ins>
    </w:p>
    <w:p w14:paraId="63AB5A35" w14:textId="08979F36" w:rsidR="00E6581D" w:rsidRDefault="00E6581D" w:rsidP="00E6581D">
      <w:pPr>
        <w:bidi/>
        <w:ind w:left="1440"/>
        <w:jc w:val="left"/>
        <w:rPr>
          <w:ins w:id="35" w:author="AmirMohammad Nasiri" w:date="2024-01-08T21:21:00Z"/>
          <w:rtl/>
          <w:lang w:bidi="fa-IR"/>
        </w:rPr>
      </w:pPr>
      <w:ins w:id="36" w:author="AmirMohammad Nasiri" w:date="2024-01-08T21:20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IsGameOver</w:t>
        </w:r>
        <w:proofErr w:type="spellEnd"/>
        <w:r>
          <w:rPr>
            <w:rFonts w:hint="cs"/>
            <w:rtl/>
            <w:lang w:bidi="fa-IR"/>
          </w:rPr>
          <w:t xml:space="preserve"> بعد از </w:t>
        </w:r>
      </w:ins>
      <w:ins w:id="37" w:author="AmirMohammad Nasiri" w:date="2024-01-08T21:21:00Z">
        <w:r>
          <w:rPr>
            <w:rFonts w:hint="cs"/>
            <w:rtl/>
            <w:lang w:bidi="fa-IR"/>
          </w:rPr>
          <w:t xml:space="preserve">هر حرکت کاربر چک می‌کند که </w:t>
        </w:r>
        <w:r>
          <w:rPr>
            <w:lang w:bidi="fa-IR"/>
          </w:rPr>
          <w:t>Health</w:t>
        </w:r>
        <w:r>
          <w:rPr>
            <w:rFonts w:hint="cs"/>
            <w:rtl/>
            <w:lang w:bidi="fa-IR"/>
          </w:rPr>
          <w:t xml:space="preserve"> کاربر کمتر از 0</w:t>
        </w:r>
        <w:r>
          <w:rPr>
            <w:lang w:bidi="fa-IR"/>
          </w:rPr>
          <w:t xml:space="preserve"> </w:t>
        </w:r>
        <w:r>
          <w:rPr>
            <w:rFonts w:hint="cs"/>
            <w:rtl/>
            <w:lang w:bidi="fa-IR"/>
          </w:rPr>
          <w:t xml:space="preserve"> نباشد.</w:t>
        </w:r>
      </w:ins>
    </w:p>
    <w:p w14:paraId="3BC3A10D" w14:textId="719D7BCB" w:rsidR="00E6581D" w:rsidRDefault="00E6581D" w:rsidP="00E6581D">
      <w:pPr>
        <w:bidi/>
        <w:ind w:left="1440"/>
        <w:jc w:val="left"/>
        <w:rPr>
          <w:ins w:id="38" w:author="AmirMohammad Nasiri" w:date="2024-01-08T21:24:00Z"/>
          <w:rtl/>
          <w:lang w:bidi="fa-IR"/>
        </w:rPr>
      </w:pPr>
      <w:ins w:id="39" w:author="AmirMohammad Nasiri" w:date="2024-01-08T21:21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MoveEnemiesHelicopter</w:t>
        </w:r>
        <w:proofErr w:type="spellEnd"/>
        <w:r>
          <w:rPr>
            <w:rFonts w:hint="cs"/>
            <w:rtl/>
            <w:lang w:bidi="fa-IR"/>
          </w:rPr>
          <w:t xml:space="preserve"> </w:t>
        </w:r>
      </w:ins>
      <w:ins w:id="40" w:author="AmirMohammad Nasiri" w:date="2024-01-08T21:22:00Z">
        <w:r>
          <w:rPr>
            <w:rFonts w:hint="cs"/>
            <w:rtl/>
            <w:lang w:bidi="fa-IR"/>
          </w:rPr>
          <w:t>حرکت هلیکوپترهای دشمن را کنترل می‌کند که بعد از هر حر</w:t>
        </w:r>
        <w:r w:rsidR="008E6A53">
          <w:rPr>
            <w:rFonts w:hint="cs"/>
            <w:rtl/>
            <w:lang w:bidi="fa-IR"/>
          </w:rPr>
          <w:t xml:space="preserve">کت کاربر یک خانه به سمت چپ حرکت کند و همچنین </w:t>
        </w:r>
      </w:ins>
      <w:ins w:id="41" w:author="AmirMohammad Nasiri" w:date="2024-01-08T21:23:00Z">
        <w:r w:rsidR="008E6A53">
          <w:rPr>
            <w:rFonts w:hint="cs"/>
            <w:rtl/>
            <w:lang w:bidi="fa-IR"/>
          </w:rPr>
          <w:t>بررسی می‌کند که اگر به موانع یا گلوله ها برخورد کرد نابود شود.</w:t>
        </w:r>
      </w:ins>
    </w:p>
    <w:p w14:paraId="41A31EEB" w14:textId="4EB1F66A" w:rsidR="008E6A53" w:rsidRDefault="008E6A53" w:rsidP="008E6A53">
      <w:pPr>
        <w:bidi/>
        <w:ind w:left="1440"/>
        <w:jc w:val="left"/>
        <w:rPr>
          <w:ins w:id="42" w:author="AmirMohammad Nasiri" w:date="2024-01-08T21:25:00Z"/>
          <w:rtl/>
          <w:lang w:bidi="fa-IR"/>
        </w:rPr>
      </w:pPr>
      <w:ins w:id="43" w:author="AmirMohammad Nasiri" w:date="2024-01-08T21:24:00Z">
        <w:r>
          <w:rPr>
            <w:rFonts w:hint="cs"/>
            <w:rtl/>
            <w:lang w:bidi="fa-IR"/>
          </w:rPr>
          <w:t xml:space="preserve">توابع </w:t>
        </w:r>
        <w:proofErr w:type="spellStart"/>
        <w:r>
          <w:rPr>
            <w:lang w:bidi="fa-IR"/>
          </w:rPr>
          <w:t>MoveUp</w:t>
        </w:r>
        <w:proofErr w:type="spellEnd"/>
        <w:r>
          <w:rPr>
            <w:lang w:bidi="fa-IR"/>
          </w:rPr>
          <w:t xml:space="preserve"> </w:t>
        </w:r>
        <w:proofErr w:type="spellStart"/>
        <w:r>
          <w:rPr>
            <w:lang w:bidi="fa-IR"/>
          </w:rPr>
          <w:t>MoveDown</w:t>
        </w:r>
        <w:proofErr w:type="spellEnd"/>
        <w:r>
          <w:rPr>
            <w:lang w:bidi="fa-IR"/>
          </w:rPr>
          <w:t xml:space="preserve"> </w:t>
        </w:r>
        <w:proofErr w:type="spellStart"/>
        <w:r>
          <w:rPr>
            <w:lang w:bidi="fa-IR"/>
          </w:rPr>
          <w:t>MoveLeft</w:t>
        </w:r>
      </w:ins>
      <w:proofErr w:type="spellEnd"/>
      <w:ins w:id="44" w:author="AmirMohammad Nasiri" w:date="2024-01-08T21:25:00Z">
        <w:r>
          <w:rPr>
            <w:lang w:bidi="fa-IR"/>
          </w:rPr>
          <w:t xml:space="preserve"> </w:t>
        </w:r>
        <w:proofErr w:type="spellStart"/>
        <w:r>
          <w:rPr>
            <w:lang w:bidi="fa-IR"/>
          </w:rPr>
          <w:t>MoveRight</w:t>
        </w:r>
        <w:proofErr w:type="spellEnd"/>
        <w:r>
          <w:rPr>
            <w:rFonts w:hint="cs"/>
            <w:rtl/>
            <w:lang w:bidi="fa-IR"/>
          </w:rPr>
          <w:t xml:space="preserve"> برای حرکت هلیکوپتر کاربر است.</w:t>
        </w:r>
      </w:ins>
    </w:p>
    <w:p w14:paraId="17BA659D" w14:textId="379EE158" w:rsidR="008E6A53" w:rsidRDefault="008E6A53" w:rsidP="007D193E">
      <w:pPr>
        <w:bidi/>
        <w:ind w:left="1440"/>
        <w:jc w:val="left"/>
        <w:rPr>
          <w:ins w:id="45" w:author="AmirMohammad Nasiri" w:date="2024-01-08T21:28:00Z"/>
          <w:rtl/>
          <w:lang w:bidi="fa-IR"/>
        </w:rPr>
      </w:pPr>
      <w:ins w:id="46" w:author="AmirMohammad Nasiri" w:date="2024-01-08T21:25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MoveMyHelicopter</w:t>
        </w:r>
        <w:proofErr w:type="spellEnd"/>
        <w:r>
          <w:rPr>
            <w:rFonts w:hint="cs"/>
            <w:rtl/>
            <w:lang w:bidi="fa-IR"/>
          </w:rPr>
          <w:t xml:space="preserve"> راهنمای کلیدهای حرکتی و خارج شدن از بازی </w:t>
        </w:r>
      </w:ins>
      <w:ins w:id="47" w:author="AmirMohammad Nasiri" w:date="2024-01-08T21:26:00Z">
        <w:r>
          <w:rPr>
            <w:rFonts w:hint="cs"/>
            <w:rtl/>
            <w:lang w:bidi="fa-IR"/>
          </w:rPr>
          <w:t>و چک کردن ورودی کلید کاربر می‌باشد</w:t>
        </w:r>
      </w:ins>
      <w:ins w:id="48" w:author="AmirMohammad Nasiri" w:date="2024-01-08T21:27:00Z">
        <w:r w:rsidR="007D193E">
          <w:rPr>
            <w:rFonts w:hint="cs"/>
            <w:rtl/>
            <w:lang w:bidi="fa-IR"/>
          </w:rPr>
          <w:t>.</w:t>
        </w:r>
      </w:ins>
    </w:p>
    <w:p w14:paraId="6537BC04" w14:textId="1A33123E" w:rsidR="007D193E" w:rsidRDefault="007D193E" w:rsidP="007D193E">
      <w:pPr>
        <w:bidi/>
        <w:ind w:left="1440"/>
        <w:jc w:val="left"/>
        <w:rPr>
          <w:ins w:id="49" w:author="AmirMohammad Nasiri" w:date="2024-01-08T21:28:00Z"/>
          <w:rtl/>
          <w:lang w:bidi="fa-IR"/>
        </w:rPr>
      </w:pPr>
    </w:p>
    <w:p w14:paraId="344FA00D" w14:textId="0FA8618B" w:rsidR="007D193E" w:rsidRDefault="007D193E" w:rsidP="007D193E">
      <w:pPr>
        <w:bidi/>
        <w:ind w:left="1440"/>
        <w:jc w:val="left"/>
        <w:rPr>
          <w:ins w:id="50" w:author="AmirMohammad Nasiri" w:date="2024-01-08T21:28:00Z"/>
          <w:rtl/>
          <w:lang w:bidi="fa-IR"/>
        </w:rPr>
      </w:pPr>
    </w:p>
    <w:p w14:paraId="18B1BB34" w14:textId="217D7CC6" w:rsidR="007D193E" w:rsidRDefault="007D193E" w:rsidP="007D193E">
      <w:pPr>
        <w:bidi/>
        <w:ind w:left="1440"/>
        <w:jc w:val="left"/>
        <w:rPr>
          <w:ins w:id="51" w:author="AmirMohammad Nasiri" w:date="2024-01-08T21:30:00Z"/>
          <w:rtl/>
          <w:lang w:bidi="fa-IR"/>
        </w:rPr>
      </w:pPr>
      <w:ins w:id="52" w:author="AmirMohammad Nasiri" w:date="2024-01-08T21:28:00Z">
        <w:r>
          <w:rPr>
            <w:rFonts w:hint="cs"/>
            <w:rtl/>
            <w:lang w:bidi="fa-IR"/>
          </w:rPr>
          <w:t xml:space="preserve">تابع </w:t>
        </w:r>
        <w:r>
          <w:rPr>
            <w:lang w:bidi="fa-IR"/>
          </w:rPr>
          <w:t>Begin</w:t>
        </w:r>
        <w:r>
          <w:rPr>
            <w:rFonts w:hint="cs"/>
            <w:rtl/>
            <w:lang w:bidi="fa-IR"/>
          </w:rPr>
          <w:t xml:space="preserve"> برای شروع بازی، ساختن اشیاء و</w:t>
        </w:r>
      </w:ins>
      <w:ins w:id="53" w:author="AmirMohammad Nasiri" w:date="2024-01-08T21:30:00Z">
        <w:r>
          <w:rPr>
            <w:rFonts w:hint="cs"/>
            <w:rtl/>
            <w:lang w:bidi="fa-IR"/>
          </w:rPr>
          <w:t xml:space="preserve"> </w:t>
        </w:r>
        <w:r>
          <w:rPr>
            <w:lang w:bidi="fa-IR"/>
          </w:rPr>
          <w:t>loop</w:t>
        </w:r>
        <w:r>
          <w:rPr>
            <w:rFonts w:hint="cs"/>
            <w:rtl/>
            <w:lang w:bidi="fa-IR"/>
          </w:rPr>
          <w:t xml:space="preserve"> و کنترل داده‌های بازی</w:t>
        </w:r>
      </w:ins>
    </w:p>
    <w:p w14:paraId="66288B8C" w14:textId="35E67E17" w:rsidR="007D193E" w:rsidRDefault="007D193E" w:rsidP="007D193E">
      <w:pPr>
        <w:bidi/>
        <w:ind w:left="1440"/>
        <w:jc w:val="left"/>
        <w:rPr>
          <w:ins w:id="54" w:author="AmirMohammad Nasiri" w:date="2024-01-08T21:32:00Z"/>
          <w:rtl/>
          <w:lang w:bidi="fa-IR"/>
        </w:rPr>
      </w:pPr>
      <w:ins w:id="55" w:author="AmirMohammad Nasiri" w:date="2024-01-08T21:30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ShotHelicopter</w:t>
        </w:r>
      </w:ins>
      <w:proofErr w:type="spellEnd"/>
      <w:ins w:id="56" w:author="AmirMohammad Nasiri" w:date="2024-01-08T21:31:00Z">
        <w:r>
          <w:rPr>
            <w:rFonts w:hint="cs"/>
            <w:rtl/>
            <w:lang w:bidi="fa-IR"/>
          </w:rPr>
          <w:t xml:space="preserve"> برای چک اصابت کردن گلوگه با هلیکوپتر</w:t>
        </w:r>
      </w:ins>
      <w:ins w:id="57" w:author="AmirMohammad Nasiri" w:date="2024-01-08T21:32:00Z">
        <w:r>
          <w:rPr>
            <w:rFonts w:hint="cs"/>
            <w:rtl/>
            <w:lang w:bidi="fa-IR"/>
          </w:rPr>
          <w:t>‌های دشمن است</w:t>
        </w:r>
      </w:ins>
    </w:p>
    <w:p w14:paraId="66801650" w14:textId="726CFA2B" w:rsidR="007D193E" w:rsidRDefault="007D193E" w:rsidP="007D193E">
      <w:pPr>
        <w:bidi/>
        <w:ind w:left="1440"/>
        <w:jc w:val="left"/>
        <w:rPr>
          <w:ins w:id="58" w:author="AmirMohammad Nasiri" w:date="2024-01-08T21:32:00Z"/>
          <w:rtl/>
          <w:lang w:bidi="fa-IR"/>
        </w:rPr>
      </w:pPr>
      <w:ins w:id="59" w:author="AmirMohammad Nasiri" w:date="2024-01-08T21:32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MoveHelicopterShot</w:t>
        </w:r>
        <w:proofErr w:type="spellEnd"/>
        <w:r>
          <w:rPr>
            <w:rFonts w:hint="cs"/>
            <w:rtl/>
            <w:lang w:bidi="fa-IR"/>
          </w:rPr>
          <w:t xml:space="preserve"> برای حرکت گلوگه در صفحه بازی است.</w:t>
        </w:r>
      </w:ins>
    </w:p>
    <w:p w14:paraId="59C6312A" w14:textId="0C469416" w:rsidR="007D193E" w:rsidRDefault="007D193E" w:rsidP="007D193E">
      <w:pPr>
        <w:bidi/>
        <w:ind w:left="1440"/>
        <w:jc w:val="left"/>
        <w:rPr>
          <w:ins w:id="60" w:author="AmirMohammad Nasiri" w:date="2024-01-08T21:34:00Z"/>
          <w:rtl/>
          <w:lang w:bidi="fa-IR"/>
        </w:rPr>
      </w:pPr>
      <w:ins w:id="61" w:author="AmirMohammad Nasiri" w:date="2024-01-08T21:32:00Z">
        <w:r>
          <w:rPr>
            <w:rFonts w:hint="cs"/>
            <w:rtl/>
            <w:lang w:bidi="fa-IR"/>
          </w:rPr>
          <w:t xml:space="preserve">تابع </w:t>
        </w:r>
      </w:ins>
      <w:proofErr w:type="spellStart"/>
      <w:ins w:id="62" w:author="AmirMohammad Nasiri" w:date="2024-01-08T21:33:00Z">
        <w:r w:rsidR="00E13191">
          <w:rPr>
            <w:lang w:bidi="fa-IR"/>
          </w:rPr>
          <w:t>IsEmpty</w:t>
        </w:r>
        <w:proofErr w:type="spellEnd"/>
        <w:r w:rsidR="00E13191">
          <w:rPr>
            <w:rFonts w:hint="cs"/>
            <w:rtl/>
            <w:lang w:bidi="fa-IR"/>
          </w:rPr>
          <w:t xml:space="preserve"> برای چک کردن وجود هلیکوپترهای دشمن در صفحه بازی است و وقتی که همه دشمنان نابود </w:t>
        </w:r>
      </w:ins>
      <w:ins w:id="63" w:author="AmirMohammad Nasiri" w:date="2024-01-08T21:34:00Z">
        <w:r w:rsidR="00E13191">
          <w:rPr>
            <w:rFonts w:hint="cs"/>
            <w:rtl/>
            <w:lang w:bidi="fa-IR"/>
          </w:rPr>
          <w:t>شدند، هلیکوپترهای جدید ساخته می‌شوند.</w:t>
        </w:r>
      </w:ins>
    </w:p>
    <w:p w14:paraId="0AABC8B7" w14:textId="10E97846" w:rsidR="00E13191" w:rsidRDefault="00E13191" w:rsidP="00E13191">
      <w:pPr>
        <w:bidi/>
        <w:ind w:left="1440"/>
        <w:jc w:val="left"/>
        <w:rPr>
          <w:ins w:id="64" w:author="AmirMohammad Nasiri" w:date="2024-01-08T21:35:00Z"/>
          <w:lang w:bidi="fa-IR"/>
        </w:rPr>
      </w:pPr>
      <w:ins w:id="65" w:author="AmirMohammad Nasiri" w:date="2024-01-08T21:34:00Z">
        <w:r>
          <w:rPr>
            <w:rFonts w:hint="cs"/>
            <w:rtl/>
            <w:lang w:bidi="fa-IR"/>
          </w:rPr>
          <w:t xml:space="preserve">تابع </w:t>
        </w:r>
        <w:proofErr w:type="spellStart"/>
        <w:r>
          <w:rPr>
            <w:lang w:bidi="fa-IR"/>
          </w:rPr>
          <w:t>BuildBarrier</w:t>
        </w:r>
        <w:proofErr w:type="spellEnd"/>
        <w:r>
          <w:rPr>
            <w:rFonts w:hint="cs"/>
            <w:rtl/>
            <w:lang w:bidi="fa-IR"/>
          </w:rPr>
          <w:t xml:space="preserve"> ساختن موانع در نقشه باز</w:t>
        </w:r>
      </w:ins>
      <w:ins w:id="66" w:author="AmirMohammad Nasiri" w:date="2024-01-08T21:35:00Z">
        <w:r>
          <w:rPr>
            <w:rFonts w:hint="cs"/>
            <w:rtl/>
            <w:lang w:bidi="fa-IR"/>
          </w:rPr>
          <w:t>ی با کاراکتر #</w:t>
        </w:r>
      </w:ins>
    </w:p>
    <w:p w14:paraId="67B7DFAE" w14:textId="34CBC5D9" w:rsidR="00E13191" w:rsidRDefault="00E13191" w:rsidP="00E13191">
      <w:pPr>
        <w:bidi/>
        <w:ind w:left="1440"/>
        <w:jc w:val="left"/>
        <w:rPr>
          <w:ins w:id="67" w:author="AmirMohammad Nasiri" w:date="2024-01-08T21:36:00Z"/>
          <w:rtl/>
          <w:lang w:bidi="fa-IR"/>
        </w:rPr>
      </w:pPr>
    </w:p>
    <w:p w14:paraId="0871ED80" w14:textId="27E14A73" w:rsidR="00A80652" w:rsidRDefault="00A80652" w:rsidP="00A80652">
      <w:pPr>
        <w:bidi/>
        <w:ind w:left="1440"/>
        <w:jc w:val="left"/>
        <w:rPr>
          <w:ins w:id="68" w:author="AmirMohammad Nasiri" w:date="2024-01-08T21:36:00Z"/>
          <w:rtl/>
          <w:lang w:bidi="fa-IR"/>
        </w:rPr>
      </w:pPr>
    </w:p>
    <w:p w14:paraId="08F1F4B3" w14:textId="42E8F225" w:rsidR="00A80652" w:rsidRDefault="00A80652" w:rsidP="00A80652">
      <w:pPr>
        <w:bidi/>
        <w:ind w:left="1440"/>
        <w:jc w:val="left"/>
        <w:rPr>
          <w:ins w:id="69" w:author="AmirMohammad Nasiri" w:date="2024-01-08T21:36:00Z"/>
          <w:rtl/>
          <w:lang w:bidi="fa-IR"/>
        </w:rPr>
      </w:pPr>
    </w:p>
    <w:p w14:paraId="7D9E5EF9" w14:textId="61975CDD" w:rsidR="00A80652" w:rsidRDefault="00A80652" w:rsidP="00A80652">
      <w:pPr>
        <w:bidi/>
        <w:ind w:left="1440"/>
        <w:jc w:val="left"/>
        <w:rPr>
          <w:ins w:id="70" w:author="AmirMohammad Nasiri" w:date="2024-01-08T21:36:00Z"/>
          <w:rtl/>
          <w:lang w:bidi="fa-IR"/>
        </w:rPr>
      </w:pPr>
    </w:p>
    <w:p w14:paraId="06D2846C" w14:textId="5E3EB08F" w:rsidR="00A80652" w:rsidRDefault="00A80652" w:rsidP="00A80652">
      <w:pPr>
        <w:bidi/>
        <w:ind w:left="1440"/>
        <w:jc w:val="left"/>
        <w:rPr>
          <w:ins w:id="71" w:author="AmirMohammad Nasiri" w:date="2024-01-08T21:36:00Z"/>
          <w:rtl/>
          <w:lang w:bidi="fa-IR"/>
        </w:rPr>
      </w:pPr>
    </w:p>
    <w:p w14:paraId="26085802" w14:textId="4C8DE02D" w:rsidR="00A80652" w:rsidRDefault="00A80652" w:rsidP="00A80652">
      <w:pPr>
        <w:bidi/>
        <w:ind w:left="1440"/>
        <w:jc w:val="left"/>
        <w:rPr>
          <w:ins w:id="72" w:author="AmirMohammad Nasiri" w:date="2024-01-08T21:36:00Z"/>
          <w:rtl/>
          <w:lang w:bidi="fa-IR"/>
        </w:rPr>
      </w:pPr>
    </w:p>
    <w:p w14:paraId="79DDEEBE" w14:textId="53A98AF2" w:rsidR="00A80652" w:rsidRDefault="00A80652" w:rsidP="00A80652">
      <w:pPr>
        <w:bidi/>
        <w:ind w:left="1440"/>
        <w:jc w:val="left"/>
        <w:rPr>
          <w:ins w:id="73" w:author="AmirMohammad Nasiri" w:date="2024-01-08T21:36:00Z"/>
          <w:rtl/>
          <w:lang w:bidi="fa-IR"/>
        </w:rPr>
      </w:pPr>
    </w:p>
    <w:p w14:paraId="2A44460C" w14:textId="2BAB93B2" w:rsidR="00A80652" w:rsidRDefault="00A80652" w:rsidP="00A80652">
      <w:pPr>
        <w:bidi/>
        <w:ind w:left="1440"/>
        <w:jc w:val="left"/>
        <w:rPr>
          <w:ins w:id="74" w:author="AmirMohammad Nasiri" w:date="2024-01-08T21:36:00Z"/>
          <w:rtl/>
          <w:lang w:bidi="fa-IR"/>
        </w:rPr>
      </w:pPr>
    </w:p>
    <w:p w14:paraId="704DDFDD" w14:textId="3742EB12" w:rsidR="00A80652" w:rsidRDefault="00A80652" w:rsidP="00A80652">
      <w:pPr>
        <w:bidi/>
        <w:ind w:left="1440"/>
        <w:jc w:val="left"/>
        <w:rPr>
          <w:ins w:id="75" w:author="AmirMohammad Nasiri" w:date="2024-01-08T21:36:00Z"/>
          <w:rtl/>
          <w:lang w:bidi="fa-IR"/>
        </w:rPr>
      </w:pPr>
    </w:p>
    <w:p w14:paraId="1D40E3F6" w14:textId="319E3BF7" w:rsidR="00A80652" w:rsidRDefault="00A80652" w:rsidP="00A80652">
      <w:pPr>
        <w:bidi/>
        <w:ind w:left="1440"/>
        <w:jc w:val="left"/>
        <w:rPr>
          <w:ins w:id="76" w:author="AmirMohammad Nasiri" w:date="2024-01-08T21:36:00Z"/>
          <w:rtl/>
          <w:lang w:bidi="fa-IR"/>
        </w:rPr>
      </w:pPr>
    </w:p>
    <w:p w14:paraId="1E6F2D8D" w14:textId="69AF2CAA" w:rsidR="00A80652" w:rsidRDefault="00A80652" w:rsidP="00A80652">
      <w:pPr>
        <w:bidi/>
        <w:ind w:left="1440"/>
        <w:jc w:val="left"/>
        <w:rPr>
          <w:ins w:id="77" w:author="AmirMohammad Nasiri" w:date="2024-01-08T21:36:00Z"/>
          <w:rtl/>
          <w:lang w:bidi="fa-IR"/>
        </w:rPr>
      </w:pPr>
    </w:p>
    <w:p w14:paraId="00516EC5" w14:textId="194D786F" w:rsidR="00A80652" w:rsidRDefault="00A80652" w:rsidP="00A80652">
      <w:pPr>
        <w:bidi/>
        <w:ind w:left="1440"/>
        <w:jc w:val="left"/>
        <w:rPr>
          <w:ins w:id="78" w:author="AmirMohammad Nasiri" w:date="2024-01-08T21:36:00Z"/>
          <w:rtl/>
          <w:lang w:bidi="fa-IR"/>
        </w:rPr>
      </w:pPr>
    </w:p>
    <w:p w14:paraId="4C11FD4F" w14:textId="547AA082" w:rsidR="00A80652" w:rsidRDefault="00A80652" w:rsidP="00A80652">
      <w:pPr>
        <w:bidi/>
        <w:jc w:val="left"/>
        <w:rPr>
          <w:ins w:id="79" w:author="AmirMohammad Nasiri" w:date="2024-01-08T21:37:00Z"/>
          <w:lang w:bidi="fa-IR"/>
        </w:rPr>
      </w:pPr>
      <w:ins w:id="80" w:author="AmirMohammad Nasiri" w:date="2024-01-08T21:36:00Z">
        <w:r>
          <w:rPr>
            <w:rtl/>
            <w:lang w:bidi="fa-IR"/>
          </w:rPr>
          <w:lastRenderedPageBreak/>
          <w:tab/>
        </w:r>
        <w:r>
          <w:rPr>
            <w:rFonts w:hint="cs"/>
            <w:rtl/>
            <w:lang w:bidi="fa-IR"/>
          </w:rPr>
          <w:t xml:space="preserve">فایل </w:t>
        </w:r>
        <w:r>
          <w:rPr>
            <w:lang w:bidi="fa-IR"/>
          </w:rPr>
          <w:t>enemyhelicopter.hpp</w:t>
        </w:r>
      </w:ins>
    </w:p>
    <w:p w14:paraId="7F6C9090" w14:textId="7BE46395" w:rsidR="00D872D9" w:rsidRDefault="00D872D9" w:rsidP="00D872D9">
      <w:pPr>
        <w:bidi/>
        <w:jc w:val="left"/>
        <w:rPr>
          <w:ins w:id="81" w:author="AmirMohammad Nasiri" w:date="2024-01-08T21:36:00Z"/>
          <w:rFonts w:hint="cs"/>
          <w:lang w:bidi="fa-IR"/>
        </w:rPr>
      </w:pPr>
      <w:ins w:id="82" w:author="AmirMohammad Nasiri" w:date="2024-01-08T21:37:00Z">
        <w:r>
          <w:rPr>
            <w:lang w:bidi="fa-IR"/>
          </w:rPr>
          <w:tab/>
        </w:r>
        <w:r>
          <w:rPr>
            <w:lang w:bidi="fa-IR"/>
          </w:rPr>
          <w:tab/>
        </w:r>
        <w:r>
          <w:rPr>
            <w:rFonts w:hint="cs"/>
            <w:rtl/>
            <w:lang w:bidi="fa-IR"/>
          </w:rPr>
          <w:t xml:space="preserve">ساختار کلاس </w:t>
        </w:r>
        <w:proofErr w:type="spellStart"/>
        <w:r>
          <w:rPr>
            <w:lang w:bidi="fa-IR"/>
          </w:rPr>
          <w:t>EnemyH</w:t>
        </w:r>
      </w:ins>
      <w:ins w:id="83" w:author="AmirMohammad Nasiri" w:date="2024-01-08T21:38:00Z">
        <w:r>
          <w:rPr>
            <w:lang w:bidi="fa-IR"/>
          </w:rPr>
          <w:t>elicopter</w:t>
        </w:r>
      </w:ins>
      <w:proofErr w:type="spellEnd"/>
    </w:p>
    <w:p w14:paraId="49B2D5D5" w14:textId="54BCF8E4" w:rsidR="007D193E" w:rsidRDefault="00A80652" w:rsidP="00D872D9">
      <w:pPr>
        <w:bidi/>
        <w:jc w:val="left"/>
        <w:rPr>
          <w:ins w:id="84" w:author="AmirMohammad Nasiri" w:date="2024-01-08T21:29:00Z"/>
          <w:rFonts w:hint="cs"/>
          <w:lang w:bidi="fa-IR"/>
        </w:rPr>
        <w:pPrChange w:id="85" w:author="AmirMohammad Nasiri" w:date="2024-01-08T21:37:00Z">
          <w:pPr>
            <w:bidi/>
            <w:ind w:left="1440"/>
            <w:jc w:val="left"/>
          </w:pPr>
        </w:pPrChange>
      </w:pPr>
      <w:ins w:id="86" w:author="AmirMohammad Nasiri" w:date="2024-01-08T21:37:00Z">
        <w:r>
          <w:rPr>
            <w:noProof/>
            <w:lang w:bidi="fa-IR"/>
          </w:rPr>
          <w:drawing>
            <wp:inline distT="0" distB="0" distL="0" distR="0" wp14:anchorId="142C0FE4" wp14:editId="5D5B180F">
              <wp:extent cx="5731510" cy="5494020"/>
              <wp:effectExtent l="0" t="0" r="254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6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54940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8C8DF3" w14:textId="77777777" w:rsidR="007D193E" w:rsidRPr="004B06BA" w:rsidRDefault="007D193E" w:rsidP="007D193E">
      <w:pPr>
        <w:bidi/>
        <w:ind w:left="1440"/>
        <w:jc w:val="left"/>
        <w:rPr>
          <w:ins w:id="87" w:author="AmirMohammad Nasiri" w:date="2024-01-08T21:13:00Z"/>
          <w:rFonts w:hint="cs"/>
          <w:rtl/>
          <w:lang w:bidi="fa-IR"/>
        </w:rPr>
        <w:pPrChange w:id="88" w:author="AmirMohammad Nasiri" w:date="2024-01-08T21:29:00Z">
          <w:pPr>
            <w:pStyle w:val="a"/>
            <w:bidi/>
            <w:ind w:left="0"/>
            <w:jc w:val="left"/>
          </w:pPr>
        </w:pPrChange>
      </w:pPr>
    </w:p>
    <w:p w14:paraId="66E35BB7" w14:textId="6ABDA6BD" w:rsidR="00597E18" w:rsidDel="00B568E4" w:rsidRDefault="001359D0" w:rsidP="00B568E4">
      <w:pPr>
        <w:bidi/>
        <w:ind w:left="1440"/>
        <w:jc w:val="left"/>
        <w:rPr>
          <w:del w:id="89" w:author="AmirMohammad Nasiri" w:date="2024-01-08T21:10:00Z"/>
          <w:lang w:bidi="fa-IR"/>
        </w:rPr>
        <w:pPrChange w:id="90" w:author="AmirMohammad Nasiri" w:date="2024-01-08T21:12:00Z">
          <w:pPr>
            <w:bidi/>
            <w:jc w:val="left"/>
          </w:pPr>
        </w:pPrChange>
      </w:pPr>
      <w:del w:id="91" w:author="AmirMohammad Nasiri" w:date="2024-01-08T21:10:00Z">
        <w:r w:rsidDel="00B568E4">
          <w:rPr>
            <w:rFonts w:hint="cs"/>
            <w:noProof/>
            <w:rtl/>
            <w:lang w:val="fa-IR" w:bidi="fa-IR"/>
          </w:rPr>
          <w:drawing>
            <wp:anchor distT="0" distB="0" distL="114300" distR="114300" simplePos="0" relativeHeight="251660288" behindDoc="0" locked="0" layoutInCell="1" allowOverlap="1" wp14:anchorId="7F8F2A63" wp14:editId="08B2842B">
              <wp:simplePos x="0" y="0"/>
              <wp:positionH relativeFrom="column">
                <wp:posOffset>85725</wp:posOffset>
              </wp:positionH>
              <wp:positionV relativeFrom="paragraph">
                <wp:posOffset>392430</wp:posOffset>
              </wp:positionV>
              <wp:extent cx="5731510" cy="6281420"/>
              <wp:effectExtent l="0" t="0" r="2540" b="5080"/>
              <wp:wrapTopAndBottom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4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62814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597E18" w:rsidDel="00B568E4">
          <w:rPr>
            <w:rFonts w:hint="cs"/>
            <w:rtl/>
            <w:lang w:bidi="fa-IR"/>
          </w:rPr>
          <w:delText xml:space="preserve">فایل </w:delText>
        </w:r>
        <w:r w:rsidR="00597E18" w:rsidDel="00B568E4">
          <w:rPr>
            <w:lang w:bidi="fa-IR"/>
          </w:rPr>
          <w:delText>main.cpp</w:delText>
        </w:r>
      </w:del>
    </w:p>
    <w:p w14:paraId="2E854110" w14:textId="250E1776" w:rsidR="008641BE" w:rsidRDefault="001359D0" w:rsidP="00B568E4">
      <w:pPr>
        <w:bidi/>
        <w:ind w:left="1440"/>
        <w:jc w:val="left"/>
        <w:rPr>
          <w:rFonts w:hint="cs"/>
          <w:lang w:bidi="fa-IR"/>
        </w:rPr>
        <w:pPrChange w:id="92" w:author="AmirMohammad Nasiri" w:date="2024-01-08T21:12:00Z">
          <w:pPr>
            <w:bidi/>
            <w:jc w:val="left"/>
          </w:pPr>
        </w:pPrChange>
      </w:pPr>
      <w:del w:id="93" w:author="AmirMohammad Nasiri" w:date="2024-01-08T21:10:00Z">
        <w:r w:rsidDel="00B568E4">
          <w:rPr>
            <w:rFonts w:hint="cs"/>
            <w:rtl/>
            <w:lang w:bidi="fa-IR"/>
          </w:rPr>
          <w:delText xml:space="preserve">بعد از ساختن شی از </w:delText>
        </w:r>
        <w:r w:rsidDel="00B568E4">
          <w:rPr>
            <w:lang w:bidi="fa-IR"/>
          </w:rPr>
          <w:delText>Map</w:delText>
        </w:r>
        <w:r w:rsidDel="00B568E4">
          <w:rPr>
            <w:rFonts w:hint="cs"/>
            <w:rtl/>
            <w:lang w:bidi="fa-IR"/>
          </w:rPr>
          <w:delText xml:space="preserve"> داخل فایل پروژه چک می‌کند که اگر فایل </w:delText>
        </w:r>
      </w:del>
      <w:del w:id="94" w:author="AmirMohammad Nasiri" w:date="2024-01-08T21:05:00Z">
        <w:r w:rsidDel="008641BE">
          <w:rPr>
            <w:lang w:bidi="fa-IR"/>
          </w:rPr>
          <w:delText>load</w:delText>
        </w:r>
        <w:r w:rsidR="008641BE" w:rsidDel="008641BE">
          <w:rPr>
            <w:lang w:bidi="fa-IR"/>
          </w:rPr>
          <w:delText xml:space="preserve"> </w:delText>
        </w:r>
        <w:r w:rsidDel="008641BE">
          <w:rPr>
            <w:rFonts w:hint="cs"/>
            <w:rtl/>
            <w:lang w:bidi="fa-IR"/>
          </w:rPr>
          <w:delText xml:space="preserve"> وجود دارد</w:delText>
        </w:r>
      </w:del>
    </w:p>
    <w:p w14:paraId="0B3DDE0F" w14:textId="18361149" w:rsidR="00597E18" w:rsidRDefault="00597E18" w:rsidP="00597E18">
      <w:pPr>
        <w:bidi/>
        <w:jc w:val="left"/>
        <w:rPr>
          <w:ins w:id="95" w:author="AmirMohammad Nasiri" w:date="2024-01-08T21:43:00Z"/>
          <w:lang w:bidi="fa-IR"/>
        </w:rPr>
      </w:pPr>
    </w:p>
    <w:p w14:paraId="6D41D005" w14:textId="5E299CF2" w:rsidR="00D872D9" w:rsidRDefault="00D872D9" w:rsidP="00D872D9">
      <w:pPr>
        <w:bidi/>
        <w:jc w:val="left"/>
        <w:rPr>
          <w:ins w:id="96" w:author="AmirMohammad Nasiri" w:date="2024-01-08T21:43:00Z"/>
          <w:lang w:bidi="fa-IR"/>
        </w:rPr>
      </w:pPr>
    </w:p>
    <w:p w14:paraId="7D76E1A7" w14:textId="441B7BF0" w:rsidR="00D872D9" w:rsidRDefault="00D872D9" w:rsidP="00D872D9">
      <w:pPr>
        <w:bidi/>
        <w:jc w:val="left"/>
        <w:rPr>
          <w:ins w:id="97" w:author="AmirMohammad Nasiri" w:date="2024-01-08T21:43:00Z"/>
          <w:lang w:bidi="fa-IR"/>
        </w:rPr>
      </w:pPr>
    </w:p>
    <w:p w14:paraId="6D6E856B" w14:textId="2F9054B8" w:rsidR="00D872D9" w:rsidRDefault="00D872D9" w:rsidP="00D872D9">
      <w:pPr>
        <w:bidi/>
        <w:jc w:val="left"/>
        <w:rPr>
          <w:ins w:id="98" w:author="AmirMohammad Nasiri" w:date="2024-01-08T21:43:00Z"/>
          <w:lang w:bidi="fa-IR"/>
        </w:rPr>
      </w:pPr>
    </w:p>
    <w:p w14:paraId="4F0EE96A" w14:textId="46F08BEE" w:rsidR="00D872D9" w:rsidRDefault="00D872D9" w:rsidP="00D872D9">
      <w:pPr>
        <w:bidi/>
        <w:jc w:val="left"/>
        <w:rPr>
          <w:ins w:id="99" w:author="AmirMohammad Nasiri" w:date="2024-01-08T21:43:00Z"/>
          <w:lang w:bidi="fa-IR"/>
        </w:rPr>
      </w:pPr>
    </w:p>
    <w:p w14:paraId="15350E3E" w14:textId="686F3AD8" w:rsidR="00D872D9" w:rsidRDefault="00D872D9" w:rsidP="00D872D9">
      <w:pPr>
        <w:bidi/>
        <w:jc w:val="left"/>
        <w:rPr>
          <w:ins w:id="100" w:author="AmirMohammad Nasiri" w:date="2024-01-08T21:44:00Z"/>
          <w:lang w:bidi="fa-IR"/>
        </w:rPr>
      </w:pPr>
      <w:ins w:id="101" w:author="AmirMohammad Nasiri" w:date="2024-01-08T21:43:00Z">
        <w:r>
          <w:rPr>
            <w:lang w:bidi="fa-IR"/>
          </w:rPr>
          <w:lastRenderedPageBreak/>
          <w:tab/>
        </w:r>
        <w:r>
          <w:rPr>
            <w:rFonts w:hint="cs"/>
            <w:rtl/>
            <w:lang w:bidi="fa-IR"/>
          </w:rPr>
          <w:t xml:space="preserve">فایل </w:t>
        </w:r>
      </w:ins>
      <w:ins w:id="102" w:author="AmirMohammad Nasiri" w:date="2024-01-08T21:44:00Z">
        <w:r>
          <w:rPr>
            <w:lang w:bidi="fa-IR"/>
          </w:rPr>
          <w:t>myhelicopter.hpp</w:t>
        </w:r>
      </w:ins>
    </w:p>
    <w:p w14:paraId="0E31697B" w14:textId="04911E89" w:rsidR="00D872D9" w:rsidRDefault="00D872D9" w:rsidP="00D872D9">
      <w:pPr>
        <w:bidi/>
        <w:jc w:val="left"/>
        <w:rPr>
          <w:ins w:id="103" w:author="AmirMohammad Nasiri" w:date="2024-01-08T21:44:00Z"/>
          <w:lang w:bidi="fa-IR"/>
        </w:rPr>
      </w:pPr>
      <w:ins w:id="104" w:author="AmirMohammad Nasiri" w:date="2024-01-08T21:44:00Z">
        <w:r>
          <w:rPr>
            <w:lang w:bidi="fa-IR"/>
          </w:rPr>
          <w:tab/>
        </w:r>
        <w:r>
          <w:rPr>
            <w:lang w:bidi="fa-IR"/>
          </w:rPr>
          <w:tab/>
        </w:r>
        <w:r>
          <w:rPr>
            <w:rFonts w:hint="cs"/>
            <w:rtl/>
            <w:lang w:bidi="fa-IR"/>
          </w:rPr>
          <w:t xml:space="preserve">ساختار کلاس </w:t>
        </w:r>
        <w:proofErr w:type="spellStart"/>
        <w:r>
          <w:rPr>
            <w:lang w:bidi="fa-IR"/>
          </w:rPr>
          <w:t>EnemyHelicopter</w:t>
        </w:r>
        <w:proofErr w:type="spellEnd"/>
      </w:ins>
    </w:p>
    <w:p w14:paraId="38A97B67" w14:textId="700F8AD5" w:rsidR="00D872D9" w:rsidDel="00D872D9" w:rsidRDefault="00D872D9" w:rsidP="00597E18">
      <w:pPr>
        <w:bidi/>
        <w:jc w:val="left"/>
        <w:rPr>
          <w:del w:id="105" w:author="AmirMohammad Nasiri" w:date="2024-01-08T21:45:00Z"/>
          <w:lang w:bidi="fa-IR"/>
        </w:rPr>
      </w:pPr>
      <w:ins w:id="106" w:author="AmirMohammad Nasiri" w:date="2024-01-08T21:45:00Z">
        <w:r>
          <w:rPr>
            <w:noProof/>
            <w:lang w:bidi="fa-IR"/>
          </w:rPr>
          <w:drawing>
            <wp:inline distT="0" distB="0" distL="0" distR="0" wp14:anchorId="65FE1C51" wp14:editId="53D27777">
              <wp:extent cx="4805318" cy="7771130"/>
              <wp:effectExtent l="0" t="0" r="0" b="127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7"/>
                      <pic:cNvPicPr/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08036" cy="777552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F4E0498" w14:textId="29EDE126" w:rsidR="00D872D9" w:rsidRDefault="00D872D9" w:rsidP="00D872D9">
      <w:pPr>
        <w:bidi/>
        <w:jc w:val="left"/>
        <w:rPr>
          <w:ins w:id="107" w:author="AmirMohammad Nasiri" w:date="2024-01-08T21:45:00Z"/>
          <w:lang w:bidi="fa-IR"/>
        </w:rPr>
      </w:pPr>
    </w:p>
    <w:p w14:paraId="48769140" w14:textId="28154B3B" w:rsidR="00D872D9" w:rsidRDefault="00D872D9" w:rsidP="00D872D9">
      <w:pPr>
        <w:bidi/>
        <w:jc w:val="left"/>
        <w:rPr>
          <w:ins w:id="108" w:author="AmirMohammad Nasiri" w:date="2024-01-08T21:46:00Z"/>
          <w:rtl/>
          <w:lang w:bidi="fa-IR"/>
        </w:rPr>
      </w:pPr>
      <w:ins w:id="109" w:author="AmirMohammad Nasiri" w:date="2024-01-08T21:45:00Z">
        <w:r>
          <w:rPr>
            <w:lang w:bidi="fa-IR"/>
          </w:rPr>
          <w:lastRenderedPageBreak/>
          <w:tab/>
        </w:r>
      </w:ins>
      <w:ins w:id="110" w:author="AmirMohammad Nasiri" w:date="2024-01-08T21:46:00Z">
        <w:r>
          <w:rPr>
            <w:rFonts w:hint="cs"/>
            <w:rtl/>
            <w:lang w:bidi="fa-IR"/>
          </w:rPr>
          <w:t xml:space="preserve">فایل </w:t>
        </w:r>
        <w:r>
          <w:rPr>
            <w:lang w:bidi="fa-IR"/>
          </w:rPr>
          <w:t>barrier.hpp</w:t>
        </w:r>
      </w:ins>
    </w:p>
    <w:p w14:paraId="53F3DBF7" w14:textId="605BC601" w:rsidR="00D872D9" w:rsidRDefault="00D872D9" w:rsidP="00D872D9">
      <w:pPr>
        <w:bidi/>
        <w:jc w:val="left"/>
        <w:rPr>
          <w:ins w:id="111" w:author="AmirMohammad Nasiri" w:date="2024-01-08T21:47:00Z"/>
          <w:rtl/>
          <w:lang w:bidi="fa-IR"/>
        </w:rPr>
      </w:pPr>
      <w:ins w:id="112" w:author="AmirMohammad Nasiri" w:date="2024-01-08T21:46:00Z">
        <w:r>
          <w:rPr>
            <w:rtl/>
            <w:lang w:bidi="fa-IR"/>
          </w:rPr>
          <w:tab/>
        </w:r>
        <w:r>
          <w:rPr>
            <w:rtl/>
            <w:lang w:bidi="fa-IR"/>
          </w:rPr>
          <w:tab/>
        </w:r>
        <w:r>
          <w:rPr>
            <w:rFonts w:hint="cs"/>
            <w:rtl/>
            <w:lang w:bidi="fa-IR"/>
          </w:rPr>
          <w:t xml:space="preserve">ساختار </w:t>
        </w:r>
      </w:ins>
      <w:ins w:id="113" w:author="AmirMohammad Nasiri" w:date="2024-01-08T21:47:00Z">
        <w:r>
          <w:rPr>
            <w:rFonts w:hint="cs"/>
            <w:rtl/>
            <w:lang w:bidi="fa-IR"/>
          </w:rPr>
          <w:t>ک</w:t>
        </w:r>
      </w:ins>
      <w:ins w:id="114" w:author="AmirMohammad Nasiri" w:date="2024-01-08T21:48:00Z">
        <w:r>
          <w:rPr>
            <w:rFonts w:hint="cs"/>
            <w:rtl/>
            <w:lang w:bidi="fa-IR"/>
          </w:rPr>
          <w:t xml:space="preserve">لاس </w:t>
        </w:r>
        <w:r>
          <w:rPr>
            <w:lang w:bidi="fa-IR"/>
          </w:rPr>
          <w:t>Barrier</w:t>
        </w:r>
      </w:ins>
      <w:ins w:id="115" w:author="AmirMohammad Nasiri" w:date="2024-01-08T21:47:00Z">
        <w:r>
          <w:rPr>
            <w:rFonts w:hint="cs"/>
            <w:noProof/>
            <w:rtl/>
            <w:lang w:val="fa-IR" w:bidi="fa-IR"/>
          </w:rPr>
          <w:drawing>
            <wp:inline distT="0" distB="0" distL="0" distR="0" wp14:anchorId="5846CA90" wp14:editId="2E7D8C75">
              <wp:extent cx="5731510" cy="7212330"/>
              <wp:effectExtent l="0" t="0" r="2540" b="762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72123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53DF6A" w14:textId="4C0871F0" w:rsidR="00D872D9" w:rsidRDefault="00D872D9" w:rsidP="00D872D9">
      <w:pPr>
        <w:bidi/>
        <w:jc w:val="left"/>
        <w:rPr>
          <w:ins w:id="116" w:author="AmirMohammad Nasiri" w:date="2024-01-08T21:50:00Z"/>
          <w:lang w:bidi="fa-IR"/>
        </w:rPr>
      </w:pPr>
    </w:p>
    <w:p w14:paraId="7B07F2DA" w14:textId="3B818378" w:rsidR="00347479" w:rsidRDefault="00347479" w:rsidP="00347479">
      <w:pPr>
        <w:bidi/>
        <w:jc w:val="left"/>
        <w:rPr>
          <w:ins w:id="117" w:author="AmirMohammad Nasiri" w:date="2024-01-08T21:50:00Z"/>
          <w:lang w:bidi="fa-IR"/>
        </w:rPr>
      </w:pPr>
    </w:p>
    <w:p w14:paraId="729D5C9F" w14:textId="77777777" w:rsidR="00347479" w:rsidRDefault="00347479" w:rsidP="00347479">
      <w:pPr>
        <w:bidi/>
        <w:jc w:val="left"/>
        <w:rPr>
          <w:ins w:id="118" w:author="AmirMohammad Nasiri" w:date="2024-01-08T21:45:00Z"/>
          <w:rFonts w:hint="cs"/>
          <w:rtl/>
          <w:lang w:bidi="fa-IR"/>
        </w:rPr>
      </w:pPr>
    </w:p>
    <w:p w14:paraId="6EF34A4D" w14:textId="307CFEFB" w:rsidR="009F2659" w:rsidRPr="008016DF" w:rsidRDefault="00597E18" w:rsidP="00597E18">
      <w:pPr>
        <w:bidi/>
        <w:jc w:val="left"/>
        <w:rPr>
          <w:rFonts w:hint="cs"/>
          <w:rtl/>
          <w:lang w:bidi="fa-IR"/>
        </w:rPr>
      </w:pPr>
      <w:del w:id="119" w:author="AmirMohammad Nasiri" w:date="2024-01-08T21:45:00Z">
        <w:r w:rsidDel="00D872D9">
          <w:rPr>
            <w:lang w:bidi="fa-IR"/>
          </w:rPr>
          <w:delText xml:space="preserve"> </w:delText>
        </w:r>
      </w:del>
    </w:p>
    <w:sectPr w:rsidR="009F2659" w:rsidRPr="008016DF" w:rsidSect="008016DF">
      <w:footerReference w:type="default" r:id="rId15"/>
      <w:pgSz w:w="11906" w:h="16838" w:code="9"/>
      <w:pgMar w:top="1440" w:right="1440" w:bottom="1440" w:left="1440" w:header="720" w:footer="720" w:gutter="0"/>
      <w:pgBorders w:offsetFrom="page">
        <w:top w:val="dashSmallGap" w:sz="12" w:space="24" w:color="C00000"/>
        <w:left w:val="dashSmallGap" w:sz="12" w:space="24" w:color="C00000"/>
        <w:bottom w:val="dashSmallGap" w:sz="12" w:space="24" w:color="C00000"/>
        <w:right w:val="dashSmallGap" w:sz="12" w:space="24" w:color="C00000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64DFA" w14:textId="77777777" w:rsidR="007109B8" w:rsidRDefault="007109B8" w:rsidP="008016DF">
      <w:pPr>
        <w:spacing w:after="0" w:line="240" w:lineRule="auto"/>
      </w:pPr>
      <w:r>
        <w:separator/>
      </w:r>
    </w:p>
  </w:endnote>
  <w:endnote w:type="continuationSeparator" w:id="0">
    <w:p w14:paraId="26C9BDC8" w14:textId="77777777" w:rsidR="007109B8" w:rsidRDefault="007109B8" w:rsidP="00801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Regular r:id="rId1" w:fontKey="{CCCDF115-F06E-4456-A50C-76C174870B7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97E817-08B1-4094-9718-247AD9A18F7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9A3262F0-47B3-460A-8423-5C77D38BBD1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rabba Heavy">
    <w:panose1 w:val="00000000000000000000"/>
    <w:charset w:val="00"/>
    <w:family w:val="auto"/>
    <w:pitch w:val="variable"/>
    <w:sig w:usb0="00002003" w:usb1="80000000" w:usb2="00000008" w:usb3="00000000" w:csb0="00000041" w:csb1="00000000"/>
    <w:embedRegular r:id="rId4" w:fontKey="{50AEF062-1173-42E0-9650-712F545B050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Edge Of Madness">
    <w:panose1 w:val="02000500000000020000"/>
    <w:charset w:val="00"/>
    <w:family w:val="auto"/>
    <w:pitch w:val="variable"/>
    <w:sig w:usb0="00000003" w:usb1="00000000" w:usb2="00000000" w:usb3="00000000" w:csb0="00000001" w:csb1="00000000"/>
    <w:embedRegular r:id="rId5" w:fontKey="{E0681BB1-7D6F-46B5-BE45-3E07730F59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277311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F33225" w14:textId="7B98F574" w:rsidR="008016DF" w:rsidRDefault="008016DF">
        <w:pPr>
          <w:pStyle w:val="Footer"/>
          <w:pBdr>
            <w:top w:val="single" w:sz="4" w:space="1" w:color="D9D9D9" w:themeColor="background1" w:themeShade="D9"/>
          </w:pBd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7D3447B" w14:textId="77777777" w:rsidR="008016DF" w:rsidRDefault="008016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A23FE" w14:textId="77777777" w:rsidR="007109B8" w:rsidRDefault="007109B8" w:rsidP="008016DF">
      <w:pPr>
        <w:spacing w:after="0" w:line="240" w:lineRule="auto"/>
      </w:pPr>
      <w:r>
        <w:separator/>
      </w:r>
    </w:p>
  </w:footnote>
  <w:footnote w:type="continuationSeparator" w:id="0">
    <w:p w14:paraId="240462C1" w14:textId="77777777" w:rsidR="007109B8" w:rsidRDefault="007109B8" w:rsidP="00801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3" type="#_x0000_t75" style="width:10.3pt;height:10.3pt" o:bullet="t">
        <v:imagedata r:id="rId1" o:title="mso1A90"/>
      </v:shape>
    </w:pict>
  </w:numPicBullet>
  <w:abstractNum w:abstractNumId="0" w15:restartNumberingAfterBreak="0">
    <w:nsid w:val="07C259ED"/>
    <w:multiLevelType w:val="hybridMultilevel"/>
    <w:tmpl w:val="CE9858AA"/>
    <w:lvl w:ilvl="0" w:tplc="0F20BF06">
      <w:numFmt w:val="bullet"/>
      <w:lvlText w:val="-"/>
      <w:lvlJc w:val="left"/>
      <w:pPr>
        <w:ind w:left="186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190F1332"/>
    <w:multiLevelType w:val="hybridMultilevel"/>
    <w:tmpl w:val="7F1CEED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ACE6297"/>
    <w:multiLevelType w:val="hybridMultilevel"/>
    <w:tmpl w:val="D6D40B3E"/>
    <w:lvl w:ilvl="0" w:tplc="F07C852E">
      <w:numFmt w:val="bullet"/>
      <w:lvlText w:val="-"/>
      <w:lvlJc w:val="left"/>
      <w:pPr>
        <w:ind w:left="1800" w:hanging="360"/>
      </w:pPr>
      <w:rPr>
        <w:rFonts w:ascii="Morabba Heavy" w:eastAsiaTheme="minorHAnsi" w:hAnsi="Morabba Heavy" w:cs="Morabba Heavy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6A63E3C"/>
    <w:multiLevelType w:val="hybridMultilevel"/>
    <w:tmpl w:val="E1FC1C6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B747E62"/>
    <w:multiLevelType w:val="hybridMultilevel"/>
    <w:tmpl w:val="788AD2FA"/>
    <w:lvl w:ilvl="0" w:tplc="30C68A2E">
      <w:numFmt w:val="bullet"/>
      <w:lvlText w:val="-"/>
      <w:lvlJc w:val="left"/>
      <w:pPr>
        <w:ind w:left="108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F722D9"/>
    <w:multiLevelType w:val="hybridMultilevel"/>
    <w:tmpl w:val="1BDAD31E"/>
    <w:lvl w:ilvl="0" w:tplc="63ECE38C">
      <w:numFmt w:val="bullet"/>
      <w:lvlText w:val="-"/>
      <w:lvlJc w:val="left"/>
      <w:pPr>
        <w:ind w:left="180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B1C389F"/>
    <w:multiLevelType w:val="hybridMultilevel"/>
    <w:tmpl w:val="DFAEA1B2"/>
    <w:lvl w:ilvl="0" w:tplc="DDF47A0E">
      <w:numFmt w:val="bullet"/>
      <w:lvlText w:val="-"/>
      <w:lvlJc w:val="left"/>
      <w:pPr>
        <w:ind w:left="1080" w:hanging="360"/>
      </w:pPr>
      <w:rPr>
        <w:rFonts w:ascii="Vazir" w:eastAsiaTheme="minorHAnsi" w:hAnsi="Vazir" w:cs="Vazi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EC5292C"/>
    <w:multiLevelType w:val="hybridMultilevel"/>
    <w:tmpl w:val="832A49FC"/>
    <w:lvl w:ilvl="0" w:tplc="07DE3090">
      <w:numFmt w:val="bullet"/>
      <w:lvlText w:val="-"/>
      <w:lvlJc w:val="left"/>
      <w:pPr>
        <w:ind w:left="1800" w:hanging="360"/>
      </w:pPr>
      <w:rPr>
        <w:rFonts w:ascii="Morabba Heavy" w:eastAsiaTheme="minorHAnsi" w:hAnsi="Morabba Heavy" w:cs="Morabba Heavy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05D40DB"/>
    <w:multiLevelType w:val="hybridMultilevel"/>
    <w:tmpl w:val="845C4BE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50AF20BB"/>
    <w:multiLevelType w:val="hybridMultilevel"/>
    <w:tmpl w:val="B0D465FA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83E0C1A"/>
    <w:multiLevelType w:val="hybridMultilevel"/>
    <w:tmpl w:val="E48C6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94663E"/>
    <w:multiLevelType w:val="hybridMultilevel"/>
    <w:tmpl w:val="9FC61FA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AAA028B"/>
    <w:multiLevelType w:val="hybridMultilevel"/>
    <w:tmpl w:val="8F00900E"/>
    <w:lvl w:ilvl="0" w:tplc="D138E3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53C7806"/>
    <w:multiLevelType w:val="hybridMultilevel"/>
    <w:tmpl w:val="D592D18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65B34577"/>
    <w:multiLevelType w:val="hybridMultilevel"/>
    <w:tmpl w:val="8EC4691E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BC128CE"/>
    <w:multiLevelType w:val="hybridMultilevel"/>
    <w:tmpl w:val="C6B46A04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70930B43"/>
    <w:multiLevelType w:val="hybridMultilevel"/>
    <w:tmpl w:val="77D6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CB5D3B"/>
    <w:multiLevelType w:val="hybridMultilevel"/>
    <w:tmpl w:val="8DEAAE3C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59694547">
    <w:abstractNumId w:val="16"/>
  </w:num>
  <w:num w:numId="2" w16cid:durableId="711805365">
    <w:abstractNumId w:val="10"/>
  </w:num>
  <w:num w:numId="3" w16cid:durableId="614169093">
    <w:abstractNumId w:val="12"/>
  </w:num>
  <w:num w:numId="4" w16cid:durableId="1012335725">
    <w:abstractNumId w:val="6"/>
  </w:num>
  <w:num w:numId="5" w16cid:durableId="1220018836">
    <w:abstractNumId w:val="4"/>
  </w:num>
  <w:num w:numId="6" w16cid:durableId="169561541">
    <w:abstractNumId w:val="14"/>
  </w:num>
  <w:num w:numId="7" w16cid:durableId="2027367981">
    <w:abstractNumId w:val="5"/>
  </w:num>
  <w:num w:numId="8" w16cid:durableId="463428568">
    <w:abstractNumId w:val="3"/>
  </w:num>
  <w:num w:numId="9" w16cid:durableId="672147559">
    <w:abstractNumId w:val="8"/>
  </w:num>
  <w:num w:numId="10" w16cid:durableId="15817004">
    <w:abstractNumId w:val="9"/>
  </w:num>
  <w:num w:numId="11" w16cid:durableId="265966199">
    <w:abstractNumId w:val="2"/>
  </w:num>
  <w:num w:numId="12" w16cid:durableId="748842396">
    <w:abstractNumId w:val="11"/>
  </w:num>
  <w:num w:numId="13" w16cid:durableId="2139100517">
    <w:abstractNumId w:val="7"/>
  </w:num>
  <w:num w:numId="14" w16cid:durableId="1529442737">
    <w:abstractNumId w:val="13"/>
  </w:num>
  <w:num w:numId="15" w16cid:durableId="1572078768">
    <w:abstractNumId w:val="15"/>
  </w:num>
  <w:num w:numId="16" w16cid:durableId="1190340109">
    <w:abstractNumId w:val="0"/>
  </w:num>
  <w:num w:numId="17" w16cid:durableId="189151938">
    <w:abstractNumId w:val="17"/>
  </w:num>
  <w:num w:numId="18" w16cid:durableId="58880585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mirMohammad Nasiri">
    <w15:presenceInfo w15:providerId="None" w15:userId="AmirMohammad Nasi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embedTrueTypeFonts/>
  <w:embedSystemFonts/>
  <w:saveSubsetFonts/>
  <w:proofState w:spelling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79C"/>
    <w:rsid w:val="00013FA4"/>
    <w:rsid w:val="000357D3"/>
    <w:rsid w:val="00087DA0"/>
    <w:rsid w:val="001231FD"/>
    <w:rsid w:val="001359D0"/>
    <w:rsid w:val="00171D8B"/>
    <w:rsid w:val="001D2471"/>
    <w:rsid w:val="00296386"/>
    <w:rsid w:val="002B2199"/>
    <w:rsid w:val="002F410F"/>
    <w:rsid w:val="00312389"/>
    <w:rsid w:val="00323377"/>
    <w:rsid w:val="0034034A"/>
    <w:rsid w:val="00347479"/>
    <w:rsid w:val="00364BB6"/>
    <w:rsid w:val="003B476E"/>
    <w:rsid w:val="003B7F50"/>
    <w:rsid w:val="003D3D6B"/>
    <w:rsid w:val="00422CF8"/>
    <w:rsid w:val="0043718C"/>
    <w:rsid w:val="00444293"/>
    <w:rsid w:val="004635D1"/>
    <w:rsid w:val="00494C67"/>
    <w:rsid w:val="004B06BA"/>
    <w:rsid w:val="004D2D20"/>
    <w:rsid w:val="004E66E8"/>
    <w:rsid w:val="005479F0"/>
    <w:rsid w:val="005519D8"/>
    <w:rsid w:val="00553E04"/>
    <w:rsid w:val="00574967"/>
    <w:rsid w:val="00597E18"/>
    <w:rsid w:val="005B4BF3"/>
    <w:rsid w:val="00610D25"/>
    <w:rsid w:val="0061177E"/>
    <w:rsid w:val="00614BAB"/>
    <w:rsid w:val="00641DCF"/>
    <w:rsid w:val="00693775"/>
    <w:rsid w:val="006E729F"/>
    <w:rsid w:val="007109B8"/>
    <w:rsid w:val="00756920"/>
    <w:rsid w:val="007B66F7"/>
    <w:rsid w:val="007D193E"/>
    <w:rsid w:val="008016DF"/>
    <w:rsid w:val="00802C0C"/>
    <w:rsid w:val="00832F5C"/>
    <w:rsid w:val="008641BE"/>
    <w:rsid w:val="00871515"/>
    <w:rsid w:val="00890C3A"/>
    <w:rsid w:val="008C47B4"/>
    <w:rsid w:val="008E179B"/>
    <w:rsid w:val="008E6A53"/>
    <w:rsid w:val="00946D06"/>
    <w:rsid w:val="00946D6D"/>
    <w:rsid w:val="009A5549"/>
    <w:rsid w:val="009E2B82"/>
    <w:rsid w:val="009F2659"/>
    <w:rsid w:val="00A50350"/>
    <w:rsid w:val="00A574C0"/>
    <w:rsid w:val="00A80652"/>
    <w:rsid w:val="00AA1851"/>
    <w:rsid w:val="00AB2F13"/>
    <w:rsid w:val="00AB532B"/>
    <w:rsid w:val="00AC4563"/>
    <w:rsid w:val="00B275F3"/>
    <w:rsid w:val="00B568E4"/>
    <w:rsid w:val="00B8681D"/>
    <w:rsid w:val="00B86E79"/>
    <w:rsid w:val="00B97439"/>
    <w:rsid w:val="00BA1D5E"/>
    <w:rsid w:val="00BC301D"/>
    <w:rsid w:val="00BC36B2"/>
    <w:rsid w:val="00BE19DE"/>
    <w:rsid w:val="00C454EC"/>
    <w:rsid w:val="00CB5465"/>
    <w:rsid w:val="00D3487B"/>
    <w:rsid w:val="00D43679"/>
    <w:rsid w:val="00D872D9"/>
    <w:rsid w:val="00DB079C"/>
    <w:rsid w:val="00DB17AF"/>
    <w:rsid w:val="00DB2B5D"/>
    <w:rsid w:val="00DE7B22"/>
    <w:rsid w:val="00E13191"/>
    <w:rsid w:val="00E45DB8"/>
    <w:rsid w:val="00E6581D"/>
    <w:rsid w:val="00EC480D"/>
    <w:rsid w:val="00F641F6"/>
    <w:rsid w:val="00FC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1A42"/>
  <w15:chartTrackingRefBased/>
  <w15:docId w15:val="{DDE19D64-7FA6-42FF-A9AB-D20F0A8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1D8B"/>
    <w:pPr>
      <w:jc w:val="right"/>
    </w:pPr>
    <w:rPr>
      <w:rFonts w:cs="Vazir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33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3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3679"/>
    <w:pPr>
      <w:ind w:left="720"/>
      <w:contextualSpacing/>
    </w:pPr>
  </w:style>
  <w:style w:type="paragraph" w:styleId="Revision">
    <w:name w:val="Revision"/>
    <w:hidden/>
    <w:uiPriority w:val="99"/>
    <w:semiHidden/>
    <w:rsid w:val="006E7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233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33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rojects">
    <w:name w:val="Project s"/>
    <w:basedOn w:val="Heading2"/>
    <w:link w:val="ProjectsChar"/>
    <w:rsid w:val="00323377"/>
    <w:pPr>
      <w:bidi/>
    </w:pPr>
    <w:rPr>
      <w:lang w:bidi="fa-IR"/>
    </w:rPr>
  </w:style>
  <w:style w:type="character" w:customStyle="1" w:styleId="ProjectsChar">
    <w:name w:val="Project s Char"/>
    <w:basedOn w:val="Heading2Char"/>
    <w:link w:val="Projects"/>
    <w:rsid w:val="0032337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fa-IR"/>
    </w:rPr>
  </w:style>
  <w:style w:type="paragraph" w:styleId="Header">
    <w:name w:val="header"/>
    <w:basedOn w:val="Normal"/>
    <w:link w:val="HeaderChar"/>
    <w:uiPriority w:val="99"/>
    <w:unhideWhenUsed/>
    <w:rsid w:val="00801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6DF"/>
  </w:style>
  <w:style w:type="paragraph" w:styleId="Footer">
    <w:name w:val="footer"/>
    <w:basedOn w:val="Normal"/>
    <w:link w:val="FooterChar"/>
    <w:uiPriority w:val="99"/>
    <w:unhideWhenUsed/>
    <w:rsid w:val="00801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6DF"/>
  </w:style>
  <w:style w:type="paragraph" w:styleId="NoSpacing">
    <w:name w:val="No Spacing"/>
    <w:link w:val="NoSpacingChar"/>
    <w:uiPriority w:val="1"/>
    <w:qFormat/>
    <w:rsid w:val="0061177E"/>
    <w:pPr>
      <w:spacing w:after="0" w:line="240" w:lineRule="auto"/>
    </w:pPr>
  </w:style>
  <w:style w:type="paragraph" w:customStyle="1" w:styleId="a">
    <w:name w:val="پروژه پیشرفته"/>
    <w:basedOn w:val="Heading1"/>
    <w:link w:val="Char"/>
    <w:qFormat/>
    <w:rsid w:val="0061177E"/>
    <w:pPr>
      <w:spacing w:line="240" w:lineRule="auto"/>
      <w:ind w:left="720"/>
    </w:pPr>
    <w:rPr>
      <w:rFonts w:ascii="Edge Of Madness" w:hAnsi="Edge Of Madness" w:cs="Morabba Heavy"/>
      <w:color w:val="C00000"/>
    </w:rPr>
  </w:style>
  <w:style w:type="character" w:styleId="Hyperlink">
    <w:name w:val="Hyperlink"/>
    <w:basedOn w:val="DefaultParagraphFont"/>
    <w:uiPriority w:val="99"/>
    <w:unhideWhenUsed/>
    <w:rsid w:val="00597E18"/>
    <w:rPr>
      <w:color w:val="0563C1" w:themeColor="hyperlink"/>
      <w:u w:val="single"/>
    </w:rPr>
  </w:style>
  <w:style w:type="character" w:customStyle="1" w:styleId="NoSpacingChar">
    <w:name w:val="No Spacing Char"/>
    <w:basedOn w:val="DefaultParagraphFont"/>
    <w:link w:val="NoSpacing"/>
    <w:uiPriority w:val="1"/>
    <w:rsid w:val="0061177E"/>
  </w:style>
  <w:style w:type="character" w:customStyle="1" w:styleId="Char">
    <w:name w:val="پروژه پیشرفته Char"/>
    <w:basedOn w:val="NoSpacingChar"/>
    <w:link w:val="a"/>
    <w:rsid w:val="0061177E"/>
    <w:rPr>
      <w:rFonts w:ascii="Edge Of Madness" w:eastAsiaTheme="majorEastAsia" w:hAnsi="Edge Of Madness" w:cs="Morabba Heavy"/>
      <w:color w:val="C00000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597E1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7E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3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58D756-A0B8-4312-ABD0-C1993D09A8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10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AmirMohammad Nasiri</dc:creator>
  <cp:keywords/>
  <dc:description/>
  <cp:lastModifiedBy>AmirMohammad Nasiri</cp:lastModifiedBy>
  <cp:revision>64</cp:revision>
  <dcterms:created xsi:type="dcterms:W3CDTF">2023-10-19T08:22:00Z</dcterms:created>
  <dcterms:modified xsi:type="dcterms:W3CDTF">2024-01-08T18:33:00Z</dcterms:modified>
</cp:coreProperties>
</file>